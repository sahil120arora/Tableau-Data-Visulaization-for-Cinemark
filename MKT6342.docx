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5F7CB8" w14:textId="77777777" w:rsidR="00990376" w:rsidRPr="00415FAD" w:rsidRDefault="00990376" w:rsidP="00DF5BB1">
      <w:pPr>
        <w:spacing w:after="120" w:line="276" w:lineRule="auto"/>
        <w:jc w:val="center"/>
        <w:rPr>
          <w:rFonts w:cstheme="minorHAnsi"/>
          <w:b/>
          <w:szCs w:val="24"/>
        </w:rPr>
      </w:pPr>
    </w:p>
    <w:p w14:paraId="6F407CBA" w14:textId="77777777" w:rsidR="00990376" w:rsidRPr="00415FAD" w:rsidRDefault="00990376" w:rsidP="00DF5BB1">
      <w:pPr>
        <w:spacing w:after="120" w:line="276" w:lineRule="auto"/>
        <w:jc w:val="center"/>
        <w:rPr>
          <w:rFonts w:cstheme="minorHAnsi"/>
          <w:b/>
          <w:szCs w:val="24"/>
        </w:rPr>
      </w:pPr>
    </w:p>
    <w:p w14:paraId="17FDDC44" w14:textId="77777777" w:rsidR="00990376" w:rsidRPr="00415FAD" w:rsidRDefault="00990376" w:rsidP="00DF5BB1">
      <w:pPr>
        <w:spacing w:after="120" w:line="276" w:lineRule="auto"/>
        <w:jc w:val="center"/>
        <w:rPr>
          <w:rFonts w:cstheme="minorHAnsi"/>
          <w:b/>
          <w:szCs w:val="24"/>
        </w:rPr>
      </w:pPr>
    </w:p>
    <w:p w14:paraId="3DBA8B48" w14:textId="37436528" w:rsidR="00A45386" w:rsidRPr="00415FAD" w:rsidRDefault="00A45386" w:rsidP="00DF5BB1">
      <w:pPr>
        <w:spacing w:after="120" w:line="276" w:lineRule="auto"/>
        <w:rPr>
          <w:rFonts w:cstheme="minorHAnsi"/>
          <w:b/>
          <w:szCs w:val="24"/>
        </w:rPr>
      </w:pPr>
    </w:p>
    <w:p w14:paraId="577F1FEC" w14:textId="42F89121" w:rsidR="00A45386" w:rsidRPr="00415FAD" w:rsidRDefault="00A45386" w:rsidP="00DF5BB1">
      <w:pPr>
        <w:spacing w:after="120" w:line="276" w:lineRule="auto"/>
        <w:jc w:val="center"/>
        <w:rPr>
          <w:rFonts w:cstheme="minorHAnsi"/>
          <w:b/>
          <w:szCs w:val="24"/>
        </w:rPr>
      </w:pPr>
    </w:p>
    <w:p w14:paraId="54E46425" w14:textId="72B53E0E" w:rsidR="00A45386" w:rsidRPr="00415FAD" w:rsidRDefault="00D4259B" w:rsidP="00DF5BB1">
      <w:pPr>
        <w:spacing w:after="120" w:line="276" w:lineRule="auto"/>
        <w:jc w:val="center"/>
        <w:rPr>
          <w:rFonts w:cstheme="minorHAnsi"/>
          <w:b/>
          <w:szCs w:val="24"/>
        </w:rPr>
      </w:pPr>
      <w:r w:rsidRPr="00415FAD">
        <w:rPr>
          <w:rFonts w:cstheme="minorHAnsi"/>
          <w:b/>
          <w:szCs w:val="24"/>
        </w:rPr>
        <w:t xml:space="preserve">Customer Analytics for </w:t>
      </w:r>
      <w:r w:rsidR="003256A9" w:rsidRPr="00415FAD">
        <w:rPr>
          <w:rFonts w:cstheme="minorHAnsi"/>
          <w:b/>
          <w:szCs w:val="24"/>
        </w:rPr>
        <w:t>Cinemark</w:t>
      </w:r>
    </w:p>
    <w:p w14:paraId="4A1B7749" w14:textId="77777777" w:rsidR="00D4259B" w:rsidRPr="00415FAD" w:rsidRDefault="00D4259B" w:rsidP="00DF5BB1">
      <w:pPr>
        <w:spacing w:after="120" w:line="276" w:lineRule="auto"/>
        <w:jc w:val="center"/>
        <w:rPr>
          <w:rFonts w:cstheme="minorHAnsi"/>
          <w:b/>
          <w:szCs w:val="24"/>
        </w:rPr>
      </w:pPr>
    </w:p>
    <w:p w14:paraId="70305B6D" w14:textId="3D8F96CD" w:rsidR="00990376" w:rsidRPr="00415FAD" w:rsidRDefault="00401F59" w:rsidP="00DF5BB1">
      <w:pPr>
        <w:spacing w:after="120" w:line="276" w:lineRule="auto"/>
        <w:jc w:val="center"/>
        <w:rPr>
          <w:rFonts w:cstheme="minorHAnsi"/>
          <w:b/>
          <w:szCs w:val="24"/>
        </w:rPr>
      </w:pPr>
      <w:r w:rsidRPr="00415FAD">
        <w:rPr>
          <w:rFonts w:cstheme="minorHAnsi"/>
          <w:b/>
          <w:szCs w:val="24"/>
        </w:rPr>
        <w:t>MKT 634</w:t>
      </w:r>
      <w:r w:rsidR="005E6A16" w:rsidRPr="00415FAD">
        <w:rPr>
          <w:rFonts w:cstheme="minorHAnsi"/>
          <w:b/>
          <w:szCs w:val="24"/>
        </w:rPr>
        <w:t>2</w:t>
      </w:r>
      <w:r w:rsidR="00A31407" w:rsidRPr="00415FAD">
        <w:rPr>
          <w:rFonts w:cstheme="minorHAnsi"/>
          <w:b/>
          <w:szCs w:val="24"/>
        </w:rPr>
        <w:t>.501</w:t>
      </w:r>
      <w:r w:rsidR="00A31407" w:rsidRPr="00415FAD">
        <w:rPr>
          <w:rFonts w:cstheme="minorHAnsi"/>
          <w:b/>
          <w:szCs w:val="24"/>
        </w:rPr>
        <w:br/>
        <w:t>Marketing Consumer Insights Development</w:t>
      </w:r>
      <w:r w:rsidR="00990376" w:rsidRPr="00415FAD">
        <w:rPr>
          <w:rFonts w:cstheme="minorHAnsi"/>
          <w:b/>
          <w:szCs w:val="24"/>
        </w:rPr>
        <w:br/>
        <w:t>Fall 2017</w:t>
      </w:r>
    </w:p>
    <w:p w14:paraId="35345390" w14:textId="019941C2" w:rsidR="00F06285" w:rsidRPr="00415FAD" w:rsidRDefault="00F06285" w:rsidP="00DF5BB1">
      <w:pPr>
        <w:spacing w:after="120" w:line="276" w:lineRule="auto"/>
        <w:jc w:val="center"/>
        <w:rPr>
          <w:rFonts w:cstheme="minorHAnsi"/>
          <w:b/>
          <w:szCs w:val="24"/>
        </w:rPr>
      </w:pPr>
      <w:r w:rsidRPr="00415FAD">
        <w:rPr>
          <w:rFonts w:cstheme="minorHAnsi"/>
          <w:b/>
          <w:szCs w:val="24"/>
        </w:rPr>
        <w:t>The University of Texas at Dallas</w:t>
      </w:r>
    </w:p>
    <w:p w14:paraId="0A853E50" w14:textId="32B29627" w:rsidR="00F06285" w:rsidRPr="00415FAD" w:rsidRDefault="00F06285" w:rsidP="00DF5BB1">
      <w:pPr>
        <w:spacing w:after="120" w:line="276" w:lineRule="auto"/>
        <w:jc w:val="center"/>
        <w:rPr>
          <w:rFonts w:cstheme="minorHAnsi"/>
          <w:b/>
          <w:szCs w:val="24"/>
        </w:rPr>
      </w:pPr>
      <w:r w:rsidRPr="00415FAD">
        <w:rPr>
          <w:rFonts w:cstheme="minorHAnsi"/>
          <w:b/>
          <w:szCs w:val="24"/>
        </w:rPr>
        <w:t>Naveen Jindal School of Management</w:t>
      </w:r>
    </w:p>
    <w:p w14:paraId="0A3055E5" w14:textId="77777777" w:rsidR="00990376" w:rsidRPr="00415FAD" w:rsidRDefault="00990376" w:rsidP="00DF5BB1">
      <w:pPr>
        <w:spacing w:after="120" w:line="276" w:lineRule="auto"/>
        <w:jc w:val="center"/>
        <w:rPr>
          <w:rFonts w:cstheme="minorHAnsi"/>
          <w:b/>
          <w:szCs w:val="24"/>
        </w:rPr>
      </w:pPr>
    </w:p>
    <w:p w14:paraId="7B5BD7E1" w14:textId="77777777" w:rsidR="00990376" w:rsidRPr="00415FAD" w:rsidRDefault="00990376" w:rsidP="00DF5BB1">
      <w:pPr>
        <w:spacing w:after="120" w:line="276" w:lineRule="auto"/>
        <w:jc w:val="center"/>
        <w:rPr>
          <w:rFonts w:cstheme="minorHAnsi"/>
          <w:b/>
          <w:szCs w:val="24"/>
        </w:rPr>
      </w:pPr>
    </w:p>
    <w:p w14:paraId="78840366" w14:textId="5CD66A2E" w:rsidR="00990376" w:rsidRPr="00415FAD" w:rsidDel="00C375FD" w:rsidRDefault="00D4259B" w:rsidP="00DF5BB1">
      <w:pPr>
        <w:spacing w:after="120" w:line="276" w:lineRule="auto"/>
        <w:jc w:val="center"/>
        <w:rPr>
          <w:del w:id="0" w:author="arorsahi" w:date="2019-04-15T20:51:00Z"/>
          <w:rFonts w:cstheme="minorHAnsi"/>
          <w:szCs w:val="24"/>
        </w:rPr>
      </w:pPr>
      <w:del w:id="1" w:author="arorsahi" w:date="2019-04-15T20:51:00Z">
        <w:r w:rsidRPr="00415FAD" w:rsidDel="00C375FD">
          <w:rPr>
            <w:rFonts w:cstheme="minorHAnsi"/>
            <w:szCs w:val="24"/>
          </w:rPr>
          <w:delText>December 4, 2017</w:delText>
        </w:r>
      </w:del>
    </w:p>
    <w:p w14:paraId="7CC7A1C8" w14:textId="28B43D54" w:rsidR="00D4259B" w:rsidRPr="00415FAD" w:rsidDel="00C375FD" w:rsidRDefault="00D4259B" w:rsidP="00DF5BB1">
      <w:pPr>
        <w:spacing w:after="120" w:line="276" w:lineRule="auto"/>
        <w:jc w:val="center"/>
        <w:rPr>
          <w:del w:id="2" w:author="arorsahi" w:date="2019-04-15T20:51:00Z"/>
          <w:rFonts w:cstheme="minorHAnsi"/>
          <w:b/>
          <w:szCs w:val="24"/>
        </w:rPr>
      </w:pPr>
    </w:p>
    <w:p w14:paraId="5246030E" w14:textId="43628B48" w:rsidR="00D4259B" w:rsidRPr="00415FAD" w:rsidDel="00C375FD" w:rsidRDefault="00D4259B" w:rsidP="00DF5BB1">
      <w:pPr>
        <w:spacing w:after="120" w:line="276" w:lineRule="auto"/>
        <w:jc w:val="center"/>
        <w:rPr>
          <w:del w:id="3" w:author="arorsahi" w:date="2019-04-15T20:51:00Z"/>
          <w:rFonts w:cstheme="minorHAnsi"/>
          <w:b/>
          <w:szCs w:val="24"/>
        </w:rPr>
      </w:pPr>
      <w:del w:id="4" w:author="arorsahi" w:date="2019-04-15T20:51:00Z">
        <w:r w:rsidRPr="00415FAD" w:rsidDel="00C375FD">
          <w:rPr>
            <w:rFonts w:cstheme="minorHAnsi"/>
            <w:b/>
            <w:szCs w:val="24"/>
          </w:rPr>
          <w:delText>Group 9</w:delText>
        </w:r>
      </w:del>
    </w:p>
    <w:p w14:paraId="2079309E" w14:textId="54918FF1" w:rsidR="00D4259B" w:rsidRPr="00415FAD" w:rsidDel="00C375FD" w:rsidRDefault="00D4259B" w:rsidP="00DF5BB1">
      <w:pPr>
        <w:spacing w:after="120" w:line="276" w:lineRule="auto"/>
        <w:jc w:val="center"/>
        <w:rPr>
          <w:del w:id="5" w:author="arorsahi" w:date="2019-04-15T20:51:00Z"/>
          <w:rFonts w:cstheme="minorHAnsi"/>
          <w:bCs/>
          <w:szCs w:val="24"/>
        </w:rPr>
      </w:pPr>
      <w:del w:id="6" w:author="arorsahi" w:date="2019-04-15T20:51:00Z">
        <w:r w:rsidRPr="00415FAD" w:rsidDel="00C375FD">
          <w:rPr>
            <w:rFonts w:cstheme="minorHAnsi"/>
            <w:bCs/>
            <w:szCs w:val="24"/>
          </w:rPr>
          <w:delText>Amber Soriano</w:delText>
        </w:r>
      </w:del>
    </w:p>
    <w:p w14:paraId="644AE388" w14:textId="52A49F5F" w:rsidR="00D4259B" w:rsidRPr="00415FAD" w:rsidDel="00C375FD" w:rsidRDefault="00D4259B" w:rsidP="00DF5BB1">
      <w:pPr>
        <w:spacing w:after="120" w:line="276" w:lineRule="auto"/>
        <w:jc w:val="center"/>
        <w:rPr>
          <w:del w:id="7" w:author="arorsahi" w:date="2019-04-15T20:51:00Z"/>
          <w:rFonts w:cstheme="minorHAnsi"/>
          <w:bCs/>
          <w:szCs w:val="24"/>
        </w:rPr>
      </w:pPr>
      <w:del w:id="8" w:author="arorsahi" w:date="2019-04-15T20:51:00Z">
        <w:r w:rsidRPr="00415FAD" w:rsidDel="00C375FD">
          <w:rPr>
            <w:rFonts w:cstheme="minorHAnsi"/>
            <w:bCs/>
            <w:szCs w:val="24"/>
          </w:rPr>
          <w:delText>Kshitij Yadav</w:delText>
        </w:r>
      </w:del>
    </w:p>
    <w:p w14:paraId="2807B2D9" w14:textId="0A4E7B8A" w:rsidR="00D4259B" w:rsidRPr="00415FAD" w:rsidDel="00C375FD" w:rsidRDefault="00D4259B" w:rsidP="00DF5BB1">
      <w:pPr>
        <w:spacing w:after="120" w:line="276" w:lineRule="auto"/>
        <w:jc w:val="center"/>
        <w:rPr>
          <w:del w:id="9" w:author="arorsahi" w:date="2019-04-15T20:51:00Z"/>
          <w:rFonts w:cstheme="minorHAnsi"/>
          <w:bCs/>
          <w:szCs w:val="24"/>
        </w:rPr>
      </w:pPr>
      <w:del w:id="10" w:author="arorsahi" w:date="2019-04-15T20:51:00Z">
        <w:r w:rsidRPr="00415FAD" w:rsidDel="00C375FD">
          <w:rPr>
            <w:rFonts w:cstheme="minorHAnsi"/>
            <w:bCs/>
            <w:szCs w:val="24"/>
          </w:rPr>
          <w:delText>Travis Kemp</w:delText>
        </w:r>
      </w:del>
    </w:p>
    <w:p w14:paraId="4A64EB86" w14:textId="025E14D4" w:rsidR="00D4259B" w:rsidRPr="00415FAD" w:rsidDel="00C375FD" w:rsidRDefault="00D4259B" w:rsidP="00DF5BB1">
      <w:pPr>
        <w:spacing w:after="120" w:line="276" w:lineRule="auto"/>
        <w:jc w:val="center"/>
        <w:rPr>
          <w:del w:id="11" w:author="arorsahi" w:date="2019-04-15T20:51:00Z"/>
          <w:rFonts w:cstheme="minorHAnsi"/>
          <w:bCs/>
          <w:szCs w:val="24"/>
        </w:rPr>
      </w:pPr>
      <w:del w:id="12" w:author="arorsahi" w:date="2019-04-15T20:51:00Z">
        <w:r w:rsidRPr="00415FAD" w:rsidDel="00C375FD">
          <w:rPr>
            <w:rFonts w:cstheme="minorHAnsi"/>
            <w:bCs/>
            <w:szCs w:val="24"/>
          </w:rPr>
          <w:delText>Rama Krishna</w:delText>
        </w:r>
      </w:del>
    </w:p>
    <w:p w14:paraId="1CAC5277" w14:textId="211C6FDB" w:rsidR="00D4259B" w:rsidRPr="00415FAD" w:rsidRDefault="00D4259B" w:rsidP="00DF5BB1">
      <w:pPr>
        <w:spacing w:after="120" w:line="276" w:lineRule="auto"/>
        <w:jc w:val="center"/>
        <w:rPr>
          <w:rFonts w:cstheme="minorHAnsi"/>
          <w:bCs/>
          <w:szCs w:val="24"/>
        </w:rPr>
      </w:pPr>
      <w:del w:id="13" w:author="arorsahi" w:date="2019-04-15T20:51:00Z">
        <w:r w:rsidRPr="00415FAD" w:rsidDel="00C375FD">
          <w:rPr>
            <w:rFonts w:cstheme="minorHAnsi"/>
            <w:bCs/>
            <w:szCs w:val="24"/>
          </w:rPr>
          <w:delText>Aparijit</w:delText>
        </w:r>
      </w:del>
      <w:ins w:id="14" w:author="arorsahi" w:date="2019-04-15T20:51:00Z">
        <w:r w:rsidR="00C375FD">
          <w:rPr>
            <w:rFonts w:cstheme="minorHAnsi"/>
            <w:szCs w:val="24"/>
          </w:rPr>
          <w:t>SAHIL ARORA</w:t>
        </w:r>
      </w:ins>
      <w:bookmarkStart w:id="15" w:name="_GoBack"/>
      <w:bookmarkEnd w:id="15"/>
    </w:p>
    <w:p w14:paraId="7B94A456" w14:textId="19E47075" w:rsidR="00990376" w:rsidRPr="00415FAD" w:rsidRDefault="00D4259B" w:rsidP="00DF5BB1">
      <w:pPr>
        <w:spacing w:after="120" w:line="276" w:lineRule="auto"/>
        <w:jc w:val="center"/>
        <w:rPr>
          <w:rFonts w:cstheme="minorHAnsi"/>
          <w:b/>
          <w:szCs w:val="24"/>
        </w:rPr>
      </w:pPr>
      <w:r w:rsidRPr="00415FAD">
        <w:rPr>
          <w:rFonts w:cstheme="minorHAnsi"/>
          <w:bCs/>
          <w:szCs w:val="24"/>
        </w:rPr>
        <w:tab/>
      </w:r>
      <w:r w:rsidRPr="00415FAD">
        <w:rPr>
          <w:rFonts w:cstheme="minorHAnsi"/>
          <w:bCs/>
          <w:szCs w:val="24"/>
        </w:rPr>
        <w:tab/>
      </w:r>
      <w:r w:rsidRPr="00415FAD">
        <w:rPr>
          <w:rFonts w:cstheme="minorHAnsi"/>
          <w:bCs/>
          <w:szCs w:val="24"/>
        </w:rPr>
        <w:tab/>
      </w:r>
      <w:r w:rsidRPr="00415FAD">
        <w:rPr>
          <w:rFonts w:cstheme="minorHAnsi"/>
          <w:bCs/>
          <w:szCs w:val="24"/>
        </w:rPr>
        <w:tab/>
      </w:r>
      <w:r w:rsidRPr="00415FAD">
        <w:rPr>
          <w:rFonts w:cstheme="minorHAnsi"/>
          <w:bCs/>
          <w:szCs w:val="24"/>
        </w:rPr>
        <w:tab/>
      </w:r>
      <w:r w:rsidRPr="00415FAD">
        <w:rPr>
          <w:rFonts w:cstheme="minorHAnsi"/>
          <w:bCs/>
          <w:szCs w:val="24"/>
        </w:rPr>
        <w:tab/>
      </w:r>
      <w:r w:rsidRPr="00415FAD">
        <w:rPr>
          <w:rFonts w:cstheme="minorHAnsi"/>
          <w:bCs/>
          <w:szCs w:val="24"/>
        </w:rPr>
        <w:tab/>
      </w:r>
      <w:r w:rsidRPr="00415FAD">
        <w:rPr>
          <w:rFonts w:cstheme="minorHAnsi"/>
          <w:bCs/>
          <w:szCs w:val="24"/>
        </w:rPr>
        <w:tab/>
      </w:r>
      <w:r w:rsidRPr="00415FAD">
        <w:rPr>
          <w:rFonts w:cstheme="minorHAnsi"/>
          <w:bCs/>
          <w:szCs w:val="24"/>
        </w:rPr>
        <w:tab/>
      </w:r>
      <w:r w:rsidRPr="00415FAD">
        <w:rPr>
          <w:rFonts w:cstheme="minorHAnsi"/>
          <w:bCs/>
          <w:szCs w:val="24"/>
        </w:rPr>
        <w:tab/>
      </w:r>
    </w:p>
    <w:p w14:paraId="107171C1" w14:textId="77777777" w:rsidR="00990376" w:rsidRPr="00415FAD" w:rsidRDefault="00990376" w:rsidP="00DF5BB1">
      <w:pPr>
        <w:spacing w:after="120" w:line="276" w:lineRule="auto"/>
        <w:rPr>
          <w:rFonts w:cstheme="minorHAnsi"/>
          <w:b/>
          <w:szCs w:val="24"/>
        </w:rPr>
      </w:pPr>
    </w:p>
    <w:p w14:paraId="6B25ABFD" w14:textId="77777777" w:rsidR="00990376" w:rsidRPr="00415FAD" w:rsidRDefault="00990376" w:rsidP="00DF5BB1">
      <w:pPr>
        <w:spacing w:after="120" w:line="276" w:lineRule="auto"/>
        <w:rPr>
          <w:rFonts w:cstheme="minorHAnsi"/>
          <w:b/>
          <w:szCs w:val="24"/>
        </w:rPr>
      </w:pPr>
      <w:r w:rsidRPr="00415FAD">
        <w:rPr>
          <w:rFonts w:cstheme="minorHAnsi"/>
          <w:b/>
          <w:szCs w:val="24"/>
        </w:rPr>
        <w:br w:type="page"/>
      </w:r>
    </w:p>
    <w:sdt>
      <w:sdtPr>
        <w:rPr>
          <w:rFonts w:asciiTheme="minorHAnsi" w:eastAsia="Times New Roman" w:hAnsiTheme="minorHAnsi" w:cstheme="minorHAnsi"/>
          <w:color w:val="auto"/>
          <w:sz w:val="24"/>
          <w:szCs w:val="24"/>
        </w:rPr>
        <w:id w:val="-259460998"/>
        <w:docPartObj>
          <w:docPartGallery w:val="Table of Contents"/>
          <w:docPartUnique/>
        </w:docPartObj>
      </w:sdtPr>
      <w:sdtEndPr>
        <w:rPr>
          <w:b/>
          <w:bCs/>
          <w:noProof/>
        </w:rPr>
      </w:sdtEndPr>
      <w:sdtContent>
        <w:p w14:paraId="14200362" w14:textId="1710BD8D" w:rsidR="003256A9" w:rsidRPr="00415FAD" w:rsidRDefault="003256A9">
          <w:pPr>
            <w:pStyle w:val="TOCHeading"/>
            <w:rPr>
              <w:rFonts w:asciiTheme="minorHAnsi" w:hAnsiTheme="minorHAnsi" w:cstheme="minorHAnsi"/>
              <w:sz w:val="24"/>
              <w:szCs w:val="24"/>
              <w:rPrChange w:id="16" w:author="Unknown">
                <w:rPr/>
              </w:rPrChange>
            </w:rPr>
          </w:pPr>
          <w:r w:rsidRPr="00415FAD">
            <w:rPr>
              <w:rFonts w:asciiTheme="minorHAnsi" w:hAnsiTheme="minorHAnsi" w:cstheme="minorHAnsi"/>
              <w:sz w:val="24"/>
              <w:szCs w:val="24"/>
            </w:rPr>
            <w:t>Contents</w:t>
          </w:r>
        </w:p>
        <w:p w14:paraId="5B2FCD29" w14:textId="484E8968" w:rsidR="00CE1318" w:rsidRDefault="003256A9">
          <w:pPr>
            <w:pStyle w:val="TOC1"/>
            <w:tabs>
              <w:tab w:val="right" w:leader="dot" w:pos="8630"/>
            </w:tabs>
            <w:rPr>
              <w:ins w:id="17" w:author="Travis Kemp" w:date="2017-12-03T07:13:00Z"/>
              <w:rFonts w:eastAsiaTheme="minorEastAsia" w:cstheme="minorBidi"/>
              <w:b w:val="0"/>
              <w:noProof/>
              <w:sz w:val="22"/>
              <w:szCs w:val="22"/>
            </w:rPr>
          </w:pPr>
          <w:r w:rsidRPr="00415FAD">
            <w:rPr>
              <w:rFonts w:cstheme="minorHAnsi"/>
              <w:szCs w:val="24"/>
            </w:rPr>
            <w:fldChar w:fldCharType="begin"/>
          </w:r>
          <w:r w:rsidRPr="00415FAD">
            <w:rPr>
              <w:rFonts w:cstheme="minorHAnsi"/>
              <w:szCs w:val="24"/>
            </w:rPr>
            <w:instrText xml:space="preserve"> TOC \o "1-3" \h \z \u </w:instrText>
          </w:r>
          <w:r w:rsidRPr="00415FAD">
            <w:rPr>
              <w:rFonts w:cstheme="minorHAnsi"/>
              <w:szCs w:val="24"/>
            </w:rPr>
            <w:fldChar w:fldCharType="separate"/>
          </w:r>
          <w:ins w:id="18" w:author="Travis Kemp" w:date="2017-12-03T07:13:00Z">
            <w:r w:rsidR="00CE1318" w:rsidRPr="00A72DB8">
              <w:rPr>
                <w:rStyle w:val="Hyperlink"/>
                <w:noProof/>
              </w:rPr>
              <w:fldChar w:fldCharType="begin"/>
            </w:r>
            <w:r w:rsidR="00CE1318" w:rsidRPr="00A72DB8">
              <w:rPr>
                <w:rStyle w:val="Hyperlink"/>
                <w:noProof/>
              </w:rPr>
              <w:instrText xml:space="preserve"> </w:instrText>
            </w:r>
            <w:r w:rsidR="00CE1318">
              <w:rPr>
                <w:noProof/>
              </w:rPr>
              <w:instrText>HYPERLINK \l "_Toc500048515"</w:instrText>
            </w:r>
            <w:r w:rsidR="00CE1318" w:rsidRPr="00A72DB8">
              <w:rPr>
                <w:rStyle w:val="Hyperlink"/>
                <w:noProof/>
              </w:rPr>
              <w:instrText xml:space="preserve"> </w:instrText>
            </w:r>
            <w:r w:rsidR="00CE1318" w:rsidRPr="00A72DB8">
              <w:rPr>
                <w:rStyle w:val="Hyperlink"/>
                <w:noProof/>
              </w:rPr>
              <w:fldChar w:fldCharType="separate"/>
            </w:r>
            <w:r w:rsidR="00CE1318" w:rsidRPr="00A72DB8">
              <w:rPr>
                <w:rStyle w:val="Hyperlink"/>
                <w:rFonts w:cstheme="minorHAnsi"/>
                <w:noProof/>
              </w:rPr>
              <w:t>Executive Summary</w:t>
            </w:r>
            <w:r w:rsidR="00CE1318">
              <w:rPr>
                <w:noProof/>
                <w:webHidden/>
              </w:rPr>
              <w:tab/>
            </w:r>
            <w:r w:rsidR="00CE1318">
              <w:rPr>
                <w:noProof/>
                <w:webHidden/>
              </w:rPr>
              <w:fldChar w:fldCharType="begin"/>
            </w:r>
            <w:r w:rsidR="00CE1318">
              <w:rPr>
                <w:noProof/>
                <w:webHidden/>
              </w:rPr>
              <w:instrText xml:space="preserve"> PAGEREF _Toc500048515 \h </w:instrText>
            </w:r>
          </w:ins>
          <w:r w:rsidR="00CE1318">
            <w:rPr>
              <w:noProof/>
              <w:webHidden/>
            </w:rPr>
          </w:r>
          <w:r w:rsidR="00CE1318">
            <w:rPr>
              <w:noProof/>
              <w:webHidden/>
            </w:rPr>
            <w:fldChar w:fldCharType="separate"/>
          </w:r>
          <w:ins w:id="19" w:author="Travis Kemp" w:date="2017-12-03T07:13:00Z">
            <w:r w:rsidR="00CE1318">
              <w:rPr>
                <w:noProof/>
                <w:webHidden/>
              </w:rPr>
              <w:t>3</w:t>
            </w:r>
            <w:r w:rsidR="00CE1318">
              <w:rPr>
                <w:noProof/>
                <w:webHidden/>
              </w:rPr>
              <w:fldChar w:fldCharType="end"/>
            </w:r>
            <w:r w:rsidR="00CE1318" w:rsidRPr="00A72DB8">
              <w:rPr>
                <w:rStyle w:val="Hyperlink"/>
                <w:noProof/>
              </w:rPr>
              <w:fldChar w:fldCharType="end"/>
            </w:r>
          </w:ins>
        </w:p>
        <w:p w14:paraId="53DE9541" w14:textId="267F1564" w:rsidR="00CE1318" w:rsidRDefault="00CE1318">
          <w:pPr>
            <w:pStyle w:val="TOC2"/>
            <w:rPr>
              <w:ins w:id="20" w:author="Travis Kemp" w:date="2017-12-03T07:13:00Z"/>
              <w:rFonts w:asciiTheme="minorHAnsi" w:eastAsiaTheme="minorEastAsia" w:hAnsiTheme="minorHAnsi" w:cstheme="minorBidi"/>
              <w:noProof/>
              <w:sz w:val="22"/>
              <w:szCs w:val="22"/>
            </w:rPr>
          </w:pPr>
          <w:ins w:id="21"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"_Toc500048516"</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Overall Project Summary</w:t>
            </w:r>
            <w:r>
              <w:rPr>
                <w:noProof/>
                <w:webHidden/>
              </w:rPr>
              <w:tab/>
            </w:r>
            <w:r>
              <w:rPr>
                <w:noProof/>
                <w:webHidden/>
              </w:rPr>
              <w:fldChar w:fldCharType="begin"/>
            </w:r>
            <w:r>
              <w:rPr>
                <w:noProof/>
                <w:webHidden/>
              </w:rPr>
              <w:instrText xml:space="preserve"> PAGEREF _Toc500048516 \h </w:instrText>
            </w:r>
          </w:ins>
          <w:r>
            <w:rPr>
              <w:noProof/>
              <w:webHidden/>
            </w:rPr>
          </w:r>
          <w:r>
            <w:rPr>
              <w:noProof/>
              <w:webHidden/>
            </w:rPr>
            <w:fldChar w:fldCharType="separate"/>
          </w:r>
          <w:ins w:id="22" w:author="Travis Kemp" w:date="2017-12-03T07:13:00Z">
            <w:r>
              <w:rPr>
                <w:noProof/>
                <w:webHidden/>
              </w:rPr>
              <w:t>3</w:t>
            </w:r>
            <w:r>
              <w:rPr>
                <w:noProof/>
                <w:webHidden/>
              </w:rPr>
              <w:fldChar w:fldCharType="end"/>
            </w:r>
            <w:r w:rsidRPr="00A72DB8">
              <w:rPr>
                <w:rStyle w:val="Hyperlink"/>
                <w:noProof/>
              </w:rPr>
              <w:fldChar w:fldCharType="end"/>
            </w:r>
          </w:ins>
        </w:p>
        <w:p w14:paraId="1D10C604" w14:textId="496E0A22" w:rsidR="00CE1318" w:rsidRDefault="00CE1318">
          <w:pPr>
            <w:pStyle w:val="TOC2"/>
            <w:rPr>
              <w:ins w:id="23" w:author="Travis Kemp" w:date="2017-12-03T07:13:00Z"/>
              <w:rFonts w:asciiTheme="minorHAnsi" w:eastAsiaTheme="minorEastAsia" w:hAnsiTheme="minorHAnsi" w:cstheme="minorBidi"/>
              <w:noProof/>
              <w:sz w:val="22"/>
              <w:szCs w:val="22"/>
            </w:rPr>
          </w:pPr>
          <w:ins w:id="24"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"_Toc500048517"</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Data Selection</w:t>
            </w:r>
            <w:r>
              <w:rPr>
                <w:noProof/>
                <w:webHidden/>
              </w:rPr>
              <w:tab/>
            </w:r>
            <w:r>
              <w:rPr>
                <w:noProof/>
                <w:webHidden/>
              </w:rPr>
              <w:fldChar w:fldCharType="begin"/>
            </w:r>
            <w:r>
              <w:rPr>
                <w:noProof/>
                <w:webHidden/>
              </w:rPr>
              <w:instrText xml:space="preserve"> PAGEREF _Toc500048517 \h </w:instrText>
            </w:r>
          </w:ins>
          <w:r>
            <w:rPr>
              <w:noProof/>
              <w:webHidden/>
            </w:rPr>
          </w:r>
          <w:r>
            <w:rPr>
              <w:noProof/>
              <w:webHidden/>
            </w:rPr>
            <w:fldChar w:fldCharType="separate"/>
          </w:r>
          <w:ins w:id="25" w:author="Travis Kemp" w:date="2017-12-03T07:13:00Z">
            <w:r>
              <w:rPr>
                <w:noProof/>
                <w:webHidden/>
              </w:rPr>
              <w:t>4</w:t>
            </w:r>
            <w:r>
              <w:rPr>
                <w:noProof/>
                <w:webHidden/>
              </w:rPr>
              <w:fldChar w:fldCharType="end"/>
            </w:r>
            <w:r w:rsidRPr="00A72DB8">
              <w:rPr>
                <w:rStyle w:val="Hyperlink"/>
                <w:noProof/>
              </w:rPr>
              <w:fldChar w:fldCharType="end"/>
            </w:r>
          </w:ins>
        </w:p>
        <w:p w14:paraId="27895468" w14:textId="77A2D292" w:rsidR="00CE1318" w:rsidRDefault="00CE1318">
          <w:pPr>
            <w:pStyle w:val="TOC1"/>
            <w:tabs>
              <w:tab w:val="right" w:leader="dot" w:pos="8630"/>
            </w:tabs>
            <w:rPr>
              <w:ins w:id="26" w:author="Travis Kemp" w:date="2017-12-03T07:13:00Z"/>
              <w:rFonts w:eastAsiaTheme="minorEastAsia" w:cstheme="minorBidi"/>
              <w:b w:val="0"/>
              <w:noProof/>
              <w:sz w:val="22"/>
              <w:szCs w:val="22"/>
            </w:rPr>
          </w:pPr>
          <w:ins w:id="27"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"_Toc500048518"</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Problem Statement</w:t>
            </w:r>
            <w:r>
              <w:rPr>
                <w:noProof/>
                <w:webHidden/>
              </w:rPr>
              <w:tab/>
            </w:r>
            <w:r>
              <w:rPr>
                <w:noProof/>
                <w:webHidden/>
              </w:rPr>
              <w:fldChar w:fldCharType="begin"/>
            </w:r>
            <w:r>
              <w:rPr>
                <w:noProof/>
                <w:webHidden/>
              </w:rPr>
              <w:instrText xml:space="preserve"> PAGEREF _Toc500048518 \h </w:instrText>
            </w:r>
          </w:ins>
          <w:r>
            <w:rPr>
              <w:noProof/>
              <w:webHidden/>
            </w:rPr>
          </w:r>
          <w:r>
            <w:rPr>
              <w:noProof/>
              <w:webHidden/>
            </w:rPr>
            <w:fldChar w:fldCharType="separate"/>
          </w:r>
          <w:ins w:id="28" w:author="Travis Kemp" w:date="2017-12-03T07:13:00Z">
            <w:r>
              <w:rPr>
                <w:noProof/>
                <w:webHidden/>
              </w:rPr>
              <w:t>8</w:t>
            </w:r>
            <w:r>
              <w:rPr>
                <w:noProof/>
                <w:webHidden/>
              </w:rPr>
              <w:fldChar w:fldCharType="end"/>
            </w:r>
            <w:r w:rsidRPr="00A72DB8">
              <w:rPr>
                <w:rStyle w:val="Hyperlink"/>
                <w:noProof/>
              </w:rPr>
              <w:fldChar w:fldCharType="end"/>
            </w:r>
          </w:ins>
        </w:p>
        <w:p w14:paraId="5A77E229" w14:textId="73FD92CE" w:rsidR="00CE1318" w:rsidRDefault="00CE1318">
          <w:pPr>
            <w:pStyle w:val="TOC1"/>
            <w:tabs>
              <w:tab w:val="right" w:leader="dot" w:pos="8630"/>
            </w:tabs>
            <w:rPr>
              <w:ins w:id="29" w:author="Travis Kemp" w:date="2017-12-03T07:13:00Z"/>
              <w:rFonts w:eastAsiaTheme="minorEastAsia" w:cstheme="minorBidi"/>
              <w:b w:val="0"/>
              <w:noProof/>
              <w:sz w:val="22"/>
              <w:szCs w:val="22"/>
            </w:rPr>
          </w:pPr>
          <w:ins w:id="30"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"_Toc500048519"</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Industry Overview</w:t>
            </w:r>
            <w:r>
              <w:rPr>
                <w:noProof/>
                <w:webHidden/>
              </w:rPr>
              <w:tab/>
            </w:r>
            <w:r>
              <w:rPr>
                <w:noProof/>
                <w:webHidden/>
              </w:rPr>
              <w:fldChar w:fldCharType="begin"/>
            </w:r>
            <w:r>
              <w:rPr>
                <w:noProof/>
                <w:webHidden/>
              </w:rPr>
              <w:instrText xml:space="preserve"> PAGEREF _Toc500048519 \h </w:instrText>
            </w:r>
          </w:ins>
          <w:r>
            <w:rPr>
              <w:noProof/>
              <w:webHidden/>
            </w:rPr>
          </w:r>
          <w:r>
            <w:rPr>
              <w:noProof/>
              <w:webHidden/>
            </w:rPr>
            <w:fldChar w:fldCharType="separate"/>
          </w:r>
          <w:ins w:id="31" w:author="Travis Kemp" w:date="2017-12-03T07:13:00Z">
            <w:r>
              <w:rPr>
                <w:noProof/>
                <w:webHidden/>
              </w:rPr>
              <w:t>9</w:t>
            </w:r>
            <w:r>
              <w:rPr>
                <w:noProof/>
                <w:webHidden/>
              </w:rPr>
              <w:fldChar w:fldCharType="end"/>
            </w:r>
            <w:r w:rsidRPr="00A72DB8">
              <w:rPr>
                <w:rStyle w:val="Hyperlink"/>
                <w:noProof/>
              </w:rPr>
              <w:fldChar w:fldCharType="end"/>
            </w:r>
          </w:ins>
        </w:p>
        <w:p w14:paraId="442C2A91" w14:textId="305EE8CD" w:rsidR="00CE1318" w:rsidRDefault="00CE1318">
          <w:pPr>
            <w:pStyle w:val="TOC2"/>
            <w:rPr>
              <w:ins w:id="32" w:author="Travis Kemp" w:date="2017-12-03T07:13:00Z"/>
              <w:rFonts w:asciiTheme="minorHAnsi" w:eastAsiaTheme="minorEastAsia" w:hAnsiTheme="minorHAnsi" w:cstheme="minorBidi"/>
              <w:noProof/>
              <w:sz w:val="22"/>
              <w:szCs w:val="22"/>
            </w:rPr>
          </w:pPr>
          <w:ins w:id="33"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"_Toc500048520"</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Movie Industry</w:t>
            </w:r>
            <w:r>
              <w:rPr>
                <w:noProof/>
                <w:webHidden/>
              </w:rPr>
              <w:tab/>
            </w:r>
            <w:r>
              <w:rPr>
                <w:noProof/>
                <w:webHidden/>
              </w:rPr>
              <w:fldChar w:fldCharType="begin"/>
            </w:r>
            <w:r>
              <w:rPr>
                <w:noProof/>
                <w:webHidden/>
              </w:rPr>
              <w:instrText xml:space="preserve"> PAGEREF _Toc500048520 \h </w:instrText>
            </w:r>
          </w:ins>
          <w:r>
            <w:rPr>
              <w:noProof/>
              <w:webHidden/>
            </w:rPr>
          </w:r>
          <w:r>
            <w:rPr>
              <w:noProof/>
              <w:webHidden/>
            </w:rPr>
            <w:fldChar w:fldCharType="separate"/>
          </w:r>
          <w:ins w:id="34" w:author="Travis Kemp" w:date="2017-12-03T07:13:00Z">
            <w:r>
              <w:rPr>
                <w:noProof/>
                <w:webHidden/>
              </w:rPr>
              <w:t>9</w:t>
            </w:r>
            <w:r>
              <w:rPr>
                <w:noProof/>
                <w:webHidden/>
              </w:rPr>
              <w:fldChar w:fldCharType="end"/>
            </w:r>
            <w:r w:rsidRPr="00A72DB8">
              <w:rPr>
                <w:rStyle w:val="Hyperlink"/>
                <w:noProof/>
              </w:rPr>
              <w:fldChar w:fldCharType="end"/>
            </w:r>
          </w:ins>
        </w:p>
        <w:p w14:paraId="6D69D730" w14:textId="11A7CBCE" w:rsidR="00CE1318" w:rsidRDefault="00CE1318">
          <w:pPr>
            <w:pStyle w:val="TOC3"/>
            <w:tabs>
              <w:tab w:val="left" w:pos="1320"/>
              <w:tab w:val="right" w:leader="dot" w:pos="8630"/>
            </w:tabs>
            <w:rPr>
              <w:ins w:id="35" w:author="Travis Kemp" w:date="2017-12-03T07:13:00Z"/>
              <w:rFonts w:asciiTheme="minorHAnsi" w:eastAsiaTheme="minorEastAsia" w:hAnsiTheme="minorHAnsi" w:cstheme="minorBidi"/>
              <w:noProof/>
              <w:color w:val="auto"/>
              <w:szCs w:val="22"/>
            </w:rPr>
          </w:pPr>
          <w:ins w:id="36"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"_Toc500048521"</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1)</w:t>
            </w:r>
            <w:r>
              <w:rPr>
                <w:rFonts w:asciiTheme="minorHAnsi" w:eastAsiaTheme="minorEastAsia" w:hAnsiTheme="minorHAnsi" w:cstheme="minorBidi"/>
                <w:noProof/>
                <w:color w:val="auto"/>
                <w:szCs w:val="22"/>
              </w:rPr>
              <w:tab/>
            </w:r>
            <w:r w:rsidRPr="00A72DB8">
              <w:rPr>
                <w:rStyle w:val="Hyperlink"/>
                <w:rFonts w:cstheme="minorHAnsi"/>
                <w:noProof/>
              </w:rPr>
              <w:t>Opportunities/Threats (External)</w:t>
            </w:r>
            <w:r>
              <w:rPr>
                <w:noProof/>
                <w:webHidden/>
              </w:rPr>
              <w:tab/>
            </w:r>
            <w:r>
              <w:rPr>
                <w:noProof/>
                <w:webHidden/>
              </w:rPr>
              <w:fldChar w:fldCharType="begin"/>
            </w:r>
            <w:r>
              <w:rPr>
                <w:noProof/>
                <w:webHidden/>
              </w:rPr>
              <w:instrText xml:space="preserve"> PAGEREF _Toc500048521 \h </w:instrText>
            </w:r>
          </w:ins>
          <w:r>
            <w:rPr>
              <w:noProof/>
              <w:webHidden/>
            </w:rPr>
          </w:r>
          <w:r>
            <w:rPr>
              <w:noProof/>
              <w:webHidden/>
            </w:rPr>
            <w:fldChar w:fldCharType="separate"/>
          </w:r>
          <w:ins w:id="37" w:author="Travis Kemp" w:date="2017-12-03T07:13:00Z">
            <w:r>
              <w:rPr>
                <w:noProof/>
                <w:webHidden/>
              </w:rPr>
              <w:t>9</w:t>
            </w:r>
            <w:r>
              <w:rPr>
                <w:noProof/>
                <w:webHidden/>
              </w:rPr>
              <w:fldChar w:fldCharType="end"/>
            </w:r>
            <w:r w:rsidRPr="00A72DB8">
              <w:rPr>
                <w:rStyle w:val="Hyperlink"/>
                <w:noProof/>
              </w:rPr>
              <w:fldChar w:fldCharType="end"/>
            </w:r>
          </w:ins>
        </w:p>
        <w:p w14:paraId="10713677" w14:textId="22D4ABA5" w:rsidR="00CE1318" w:rsidRDefault="00CE1318">
          <w:pPr>
            <w:pStyle w:val="TOC3"/>
            <w:tabs>
              <w:tab w:val="left" w:pos="1320"/>
              <w:tab w:val="right" w:leader="dot" w:pos="8630"/>
            </w:tabs>
            <w:rPr>
              <w:ins w:id="38" w:author="Travis Kemp" w:date="2017-12-03T07:13:00Z"/>
              <w:rFonts w:asciiTheme="minorHAnsi" w:eastAsiaTheme="minorEastAsia" w:hAnsiTheme="minorHAnsi" w:cstheme="minorBidi"/>
              <w:noProof/>
              <w:color w:val="auto"/>
              <w:szCs w:val="22"/>
            </w:rPr>
          </w:pPr>
          <w:ins w:id="39"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"_Toc500048522"</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2)</w:t>
            </w:r>
            <w:r>
              <w:rPr>
                <w:rFonts w:asciiTheme="minorHAnsi" w:eastAsiaTheme="minorEastAsia" w:hAnsiTheme="minorHAnsi" w:cstheme="minorBidi"/>
                <w:noProof/>
                <w:color w:val="auto"/>
                <w:szCs w:val="22"/>
              </w:rPr>
              <w:tab/>
            </w:r>
            <w:r w:rsidRPr="00A72DB8">
              <w:rPr>
                <w:rStyle w:val="Hyperlink"/>
                <w:rFonts w:cstheme="minorHAnsi"/>
                <w:noProof/>
              </w:rPr>
              <w:t>Cinemark (and sub brands) vs Top tier competitors</w:t>
            </w:r>
            <w:r>
              <w:rPr>
                <w:noProof/>
                <w:webHidden/>
              </w:rPr>
              <w:tab/>
            </w:r>
            <w:r>
              <w:rPr>
                <w:noProof/>
                <w:webHidden/>
              </w:rPr>
              <w:fldChar w:fldCharType="begin"/>
            </w:r>
            <w:r>
              <w:rPr>
                <w:noProof/>
                <w:webHidden/>
              </w:rPr>
              <w:instrText xml:space="preserve"> PAGEREF _Toc500048522 \h </w:instrText>
            </w:r>
          </w:ins>
          <w:r>
            <w:rPr>
              <w:noProof/>
              <w:webHidden/>
            </w:rPr>
          </w:r>
          <w:r>
            <w:rPr>
              <w:noProof/>
              <w:webHidden/>
            </w:rPr>
            <w:fldChar w:fldCharType="separate"/>
          </w:r>
          <w:ins w:id="40" w:author="Travis Kemp" w:date="2017-12-03T07:13:00Z">
            <w:r>
              <w:rPr>
                <w:noProof/>
                <w:webHidden/>
              </w:rPr>
              <w:t>10</w:t>
            </w:r>
            <w:r>
              <w:rPr>
                <w:noProof/>
                <w:webHidden/>
              </w:rPr>
              <w:fldChar w:fldCharType="end"/>
            </w:r>
            <w:r w:rsidRPr="00A72DB8">
              <w:rPr>
                <w:rStyle w:val="Hyperlink"/>
                <w:noProof/>
              </w:rPr>
              <w:fldChar w:fldCharType="end"/>
            </w:r>
          </w:ins>
        </w:p>
        <w:p w14:paraId="6243279B" w14:textId="7747A917" w:rsidR="00CE1318" w:rsidRDefault="00CE1318">
          <w:pPr>
            <w:pStyle w:val="TOC2"/>
            <w:rPr>
              <w:ins w:id="41" w:author="Travis Kemp" w:date="2017-12-03T07:13:00Z"/>
              <w:rFonts w:asciiTheme="minorHAnsi" w:eastAsiaTheme="minorEastAsia" w:hAnsiTheme="minorHAnsi" w:cstheme="minorBidi"/>
              <w:noProof/>
              <w:sz w:val="22"/>
              <w:szCs w:val="22"/>
            </w:rPr>
          </w:pPr>
          <w:ins w:id="42"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"_Toc500048523"</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Analysis</w:t>
            </w:r>
            <w:r>
              <w:rPr>
                <w:noProof/>
                <w:webHidden/>
              </w:rPr>
              <w:tab/>
            </w:r>
            <w:r>
              <w:rPr>
                <w:noProof/>
                <w:webHidden/>
              </w:rPr>
              <w:fldChar w:fldCharType="begin"/>
            </w:r>
            <w:r>
              <w:rPr>
                <w:noProof/>
                <w:webHidden/>
              </w:rPr>
              <w:instrText xml:space="preserve"> PAGEREF _Toc500048523 \h </w:instrText>
            </w:r>
          </w:ins>
          <w:r>
            <w:rPr>
              <w:noProof/>
              <w:webHidden/>
            </w:rPr>
          </w:r>
          <w:r>
            <w:rPr>
              <w:noProof/>
              <w:webHidden/>
            </w:rPr>
            <w:fldChar w:fldCharType="separate"/>
          </w:r>
          <w:ins w:id="43" w:author="Travis Kemp" w:date="2017-12-03T07:13:00Z">
            <w:r>
              <w:rPr>
                <w:noProof/>
                <w:webHidden/>
              </w:rPr>
              <w:t>11</w:t>
            </w:r>
            <w:r>
              <w:rPr>
                <w:noProof/>
                <w:webHidden/>
              </w:rPr>
              <w:fldChar w:fldCharType="end"/>
            </w:r>
            <w:r w:rsidRPr="00A72DB8">
              <w:rPr>
                <w:rStyle w:val="Hyperlink"/>
                <w:noProof/>
              </w:rPr>
              <w:fldChar w:fldCharType="end"/>
            </w:r>
          </w:ins>
        </w:p>
        <w:p w14:paraId="45533DE0" w14:textId="060226DB" w:rsidR="00CE1318" w:rsidRDefault="00CE1318">
          <w:pPr>
            <w:pStyle w:val="TOC3"/>
            <w:tabs>
              <w:tab w:val="right" w:leader="dot" w:pos="8630"/>
            </w:tabs>
            <w:rPr>
              <w:ins w:id="44" w:author="Travis Kemp" w:date="2017-12-03T07:13:00Z"/>
              <w:rFonts w:asciiTheme="minorHAnsi" w:eastAsiaTheme="minorEastAsia" w:hAnsiTheme="minorHAnsi" w:cstheme="minorBidi"/>
              <w:noProof/>
              <w:color w:val="auto"/>
              <w:szCs w:val="22"/>
            </w:rPr>
          </w:pPr>
          <w:ins w:id="45"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"_Toc500048524"</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1) Movie Theaters and PODV Amongst Customers</w:t>
            </w:r>
            <w:r>
              <w:rPr>
                <w:noProof/>
                <w:webHidden/>
              </w:rPr>
              <w:tab/>
            </w:r>
            <w:r>
              <w:rPr>
                <w:noProof/>
                <w:webHidden/>
              </w:rPr>
              <w:fldChar w:fldCharType="begin"/>
            </w:r>
            <w:r>
              <w:rPr>
                <w:noProof/>
                <w:webHidden/>
              </w:rPr>
              <w:instrText xml:space="preserve"> PAGEREF _Toc500048524 \h </w:instrText>
            </w:r>
          </w:ins>
          <w:r>
            <w:rPr>
              <w:noProof/>
              <w:webHidden/>
            </w:rPr>
          </w:r>
          <w:r>
            <w:rPr>
              <w:noProof/>
              <w:webHidden/>
            </w:rPr>
            <w:fldChar w:fldCharType="separate"/>
          </w:r>
          <w:ins w:id="46" w:author="Travis Kemp" w:date="2017-12-03T07:13:00Z">
            <w:r>
              <w:rPr>
                <w:noProof/>
                <w:webHidden/>
              </w:rPr>
              <w:t>11</w:t>
            </w:r>
            <w:r>
              <w:rPr>
                <w:noProof/>
                <w:webHidden/>
              </w:rPr>
              <w:fldChar w:fldCharType="end"/>
            </w:r>
            <w:r w:rsidRPr="00A72DB8">
              <w:rPr>
                <w:rStyle w:val="Hyperlink"/>
                <w:noProof/>
              </w:rPr>
              <w:fldChar w:fldCharType="end"/>
            </w:r>
          </w:ins>
        </w:p>
        <w:p w14:paraId="257988AD" w14:textId="659D2039" w:rsidR="00CE1318" w:rsidRDefault="00CE1318">
          <w:pPr>
            <w:pStyle w:val="TOC3"/>
            <w:tabs>
              <w:tab w:val="right" w:leader="dot" w:pos="8630"/>
            </w:tabs>
            <w:rPr>
              <w:ins w:id="47" w:author="Travis Kemp" w:date="2017-12-03T07:13:00Z"/>
              <w:rFonts w:asciiTheme="minorHAnsi" w:eastAsiaTheme="minorEastAsia" w:hAnsiTheme="minorHAnsi" w:cstheme="minorBidi"/>
              <w:noProof/>
              <w:color w:val="auto"/>
              <w:szCs w:val="22"/>
            </w:rPr>
          </w:pPr>
          <w:ins w:id="48"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"_Toc500048525"</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2) Cinemark Visit and Loyalty Analysis</w:t>
            </w:r>
            <w:r>
              <w:rPr>
                <w:noProof/>
                <w:webHidden/>
              </w:rPr>
              <w:tab/>
            </w:r>
            <w:r>
              <w:rPr>
                <w:noProof/>
                <w:webHidden/>
              </w:rPr>
              <w:fldChar w:fldCharType="begin"/>
            </w:r>
            <w:r>
              <w:rPr>
                <w:noProof/>
                <w:webHidden/>
              </w:rPr>
              <w:instrText xml:space="preserve"> PAGEREF _Toc500048525 \h </w:instrText>
            </w:r>
          </w:ins>
          <w:r>
            <w:rPr>
              <w:noProof/>
              <w:webHidden/>
            </w:rPr>
          </w:r>
          <w:r>
            <w:rPr>
              <w:noProof/>
              <w:webHidden/>
            </w:rPr>
            <w:fldChar w:fldCharType="separate"/>
          </w:r>
          <w:ins w:id="49" w:author="Travis Kemp" w:date="2017-12-03T07:13:00Z">
            <w:r>
              <w:rPr>
                <w:noProof/>
                <w:webHidden/>
              </w:rPr>
              <w:t>15</w:t>
            </w:r>
            <w:r>
              <w:rPr>
                <w:noProof/>
                <w:webHidden/>
              </w:rPr>
              <w:fldChar w:fldCharType="end"/>
            </w:r>
            <w:r w:rsidRPr="00A72DB8">
              <w:rPr>
                <w:rStyle w:val="Hyperlink"/>
                <w:noProof/>
              </w:rPr>
              <w:fldChar w:fldCharType="end"/>
            </w:r>
          </w:ins>
        </w:p>
        <w:p w14:paraId="427D2792" w14:textId="494CCE8E" w:rsidR="00CE1318" w:rsidRDefault="00CE1318">
          <w:pPr>
            <w:pStyle w:val="TOC3"/>
            <w:tabs>
              <w:tab w:val="right" w:leader="dot" w:pos="8630"/>
            </w:tabs>
            <w:rPr>
              <w:ins w:id="50" w:author="Travis Kemp" w:date="2017-12-03T07:13:00Z"/>
              <w:rFonts w:asciiTheme="minorHAnsi" w:eastAsiaTheme="minorEastAsia" w:hAnsiTheme="minorHAnsi" w:cstheme="minorBidi"/>
              <w:noProof/>
              <w:color w:val="auto"/>
              <w:szCs w:val="22"/>
            </w:rPr>
          </w:pPr>
          <w:ins w:id="51"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"_Toc500048526"</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3) Decision Order and Desired Attributes</w:t>
            </w:r>
            <w:r>
              <w:rPr>
                <w:noProof/>
                <w:webHidden/>
              </w:rPr>
              <w:tab/>
            </w:r>
            <w:r>
              <w:rPr>
                <w:noProof/>
                <w:webHidden/>
              </w:rPr>
              <w:fldChar w:fldCharType="begin"/>
            </w:r>
            <w:r>
              <w:rPr>
                <w:noProof/>
                <w:webHidden/>
              </w:rPr>
              <w:instrText xml:space="preserve"> PAGEREF _Toc500048526 \h </w:instrText>
            </w:r>
          </w:ins>
          <w:r>
            <w:rPr>
              <w:noProof/>
              <w:webHidden/>
            </w:rPr>
          </w:r>
          <w:r>
            <w:rPr>
              <w:noProof/>
              <w:webHidden/>
            </w:rPr>
            <w:fldChar w:fldCharType="separate"/>
          </w:r>
          <w:ins w:id="52" w:author="Travis Kemp" w:date="2017-12-03T07:13:00Z">
            <w:r>
              <w:rPr>
                <w:noProof/>
                <w:webHidden/>
              </w:rPr>
              <w:t>18</w:t>
            </w:r>
            <w:r>
              <w:rPr>
                <w:noProof/>
                <w:webHidden/>
              </w:rPr>
              <w:fldChar w:fldCharType="end"/>
            </w:r>
            <w:r w:rsidRPr="00A72DB8">
              <w:rPr>
                <w:rStyle w:val="Hyperlink"/>
                <w:noProof/>
              </w:rPr>
              <w:fldChar w:fldCharType="end"/>
            </w:r>
          </w:ins>
        </w:p>
        <w:p w14:paraId="5663D3E5" w14:textId="7B203E84" w:rsidR="00CE1318" w:rsidRDefault="00CE1318">
          <w:pPr>
            <w:pStyle w:val="TOC3"/>
            <w:tabs>
              <w:tab w:val="right" w:leader="dot" w:pos="8630"/>
            </w:tabs>
            <w:rPr>
              <w:ins w:id="53" w:author="Travis Kemp" w:date="2017-12-03T07:13:00Z"/>
              <w:rFonts w:asciiTheme="minorHAnsi" w:eastAsiaTheme="minorEastAsia" w:hAnsiTheme="minorHAnsi" w:cstheme="minorBidi"/>
              <w:noProof/>
              <w:color w:val="auto"/>
              <w:szCs w:val="22"/>
            </w:rPr>
          </w:pPr>
          <w:ins w:id="54"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"_Toc500048527"</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4) Theater Experience Importance</w:t>
            </w:r>
            <w:r>
              <w:rPr>
                <w:noProof/>
                <w:webHidden/>
              </w:rPr>
              <w:tab/>
            </w:r>
            <w:r>
              <w:rPr>
                <w:noProof/>
                <w:webHidden/>
              </w:rPr>
              <w:fldChar w:fldCharType="begin"/>
            </w:r>
            <w:r>
              <w:rPr>
                <w:noProof/>
                <w:webHidden/>
              </w:rPr>
              <w:instrText xml:space="preserve"> PAGEREF _Toc500048527 \h </w:instrText>
            </w:r>
          </w:ins>
          <w:r>
            <w:rPr>
              <w:noProof/>
              <w:webHidden/>
            </w:rPr>
          </w:r>
          <w:r>
            <w:rPr>
              <w:noProof/>
              <w:webHidden/>
            </w:rPr>
            <w:fldChar w:fldCharType="separate"/>
          </w:r>
          <w:ins w:id="55" w:author="Travis Kemp" w:date="2017-12-03T07:13:00Z">
            <w:r>
              <w:rPr>
                <w:noProof/>
                <w:webHidden/>
              </w:rPr>
              <w:t>21</w:t>
            </w:r>
            <w:r>
              <w:rPr>
                <w:noProof/>
                <w:webHidden/>
              </w:rPr>
              <w:fldChar w:fldCharType="end"/>
            </w:r>
            <w:r w:rsidRPr="00A72DB8">
              <w:rPr>
                <w:rStyle w:val="Hyperlink"/>
                <w:noProof/>
              </w:rPr>
              <w:fldChar w:fldCharType="end"/>
            </w:r>
          </w:ins>
        </w:p>
        <w:p w14:paraId="4EC4D973" w14:textId="0F074EC3" w:rsidR="00CE1318" w:rsidRDefault="00CE1318">
          <w:pPr>
            <w:pStyle w:val="TOC1"/>
            <w:tabs>
              <w:tab w:val="right" w:leader="dot" w:pos="8630"/>
            </w:tabs>
            <w:rPr>
              <w:ins w:id="56" w:author="Travis Kemp" w:date="2017-12-03T07:13:00Z"/>
              <w:rFonts w:eastAsiaTheme="minorEastAsia" w:cstheme="minorBidi"/>
              <w:b w:val="0"/>
              <w:noProof/>
              <w:sz w:val="22"/>
              <w:szCs w:val="22"/>
            </w:rPr>
          </w:pPr>
          <w:ins w:id="57"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"_Toc500048528"</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Strategy</w:t>
            </w:r>
            <w:r>
              <w:rPr>
                <w:noProof/>
                <w:webHidden/>
              </w:rPr>
              <w:tab/>
            </w:r>
            <w:r>
              <w:rPr>
                <w:noProof/>
                <w:webHidden/>
              </w:rPr>
              <w:fldChar w:fldCharType="begin"/>
            </w:r>
            <w:r>
              <w:rPr>
                <w:noProof/>
                <w:webHidden/>
              </w:rPr>
              <w:instrText xml:space="preserve"> PAGEREF _Toc500048528 \h </w:instrText>
            </w:r>
          </w:ins>
          <w:r>
            <w:rPr>
              <w:noProof/>
              <w:webHidden/>
            </w:rPr>
          </w:r>
          <w:r>
            <w:rPr>
              <w:noProof/>
              <w:webHidden/>
            </w:rPr>
            <w:fldChar w:fldCharType="separate"/>
          </w:r>
          <w:ins w:id="58" w:author="Travis Kemp" w:date="2017-12-03T07:13:00Z">
            <w:r>
              <w:rPr>
                <w:noProof/>
                <w:webHidden/>
              </w:rPr>
              <w:t>24</w:t>
            </w:r>
            <w:r>
              <w:rPr>
                <w:noProof/>
                <w:webHidden/>
              </w:rPr>
              <w:fldChar w:fldCharType="end"/>
            </w:r>
            <w:r w:rsidRPr="00A72DB8">
              <w:rPr>
                <w:rStyle w:val="Hyperlink"/>
                <w:noProof/>
              </w:rPr>
              <w:fldChar w:fldCharType="end"/>
            </w:r>
          </w:ins>
        </w:p>
        <w:p w14:paraId="70D6E1C6" w14:textId="179978FC" w:rsidR="00CE1318" w:rsidRDefault="00CE1318">
          <w:pPr>
            <w:pStyle w:val="TOC2"/>
            <w:rPr>
              <w:ins w:id="59" w:author="Travis Kemp" w:date="2017-12-03T07:13:00Z"/>
              <w:rFonts w:asciiTheme="minorHAnsi" w:eastAsiaTheme="minorEastAsia" w:hAnsiTheme="minorHAnsi" w:cstheme="minorBidi"/>
              <w:noProof/>
              <w:sz w:val="22"/>
              <w:szCs w:val="22"/>
            </w:rPr>
          </w:pPr>
          <w:ins w:id="60"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"_Toc500048529"</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What amenities appeal to Young Professionals?</w:t>
            </w:r>
            <w:r>
              <w:rPr>
                <w:noProof/>
                <w:webHidden/>
              </w:rPr>
              <w:tab/>
            </w:r>
            <w:r>
              <w:rPr>
                <w:noProof/>
                <w:webHidden/>
              </w:rPr>
              <w:fldChar w:fldCharType="begin"/>
            </w:r>
            <w:r>
              <w:rPr>
                <w:noProof/>
                <w:webHidden/>
              </w:rPr>
              <w:instrText xml:space="preserve"> PAGEREF _Toc500048529 \h </w:instrText>
            </w:r>
          </w:ins>
          <w:r>
            <w:rPr>
              <w:noProof/>
              <w:webHidden/>
            </w:rPr>
          </w:r>
          <w:r>
            <w:rPr>
              <w:noProof/>
              <w:webHidden/>
            </w:rPr>
            <w:fldChar w:fldCharType="separate"/>
          </w:r>
          <w:ins w:id="61" w:author="Travis Kemp" w:date="2017-12-03T07:13:00Z">
            <w:r>
              <w:rPr>
                <w:noProof/>
                <w:webHidden/>
              </w:rPr>
              <w:t>24</w:t>
            </w:r>
            <w:r>
              <w:rPr>
                <w:noProof/>
                <w:webHidden/>
              </w:rPr>
              <w:fldChar w:fldCharType="end"/>
            </w:r>
            <w:r w:rsidRPr="00A72DB8">
              <w:rPr>
                <w:rStyle w:val="Hyperlink"/>
                <w:noProof/>
              </w:rPr>
              <w:fldChar w:fldCharType="end"/>
            </w:r>
          </w:ins>
        </w:p>
        <w:p w14:paraId="7EA05054" w14:textId="5AB361DB" w:rsidR="00CE1318" w:rsidRDefault="00CE1318">
          <w:pPr>
            <w:pStyle w:val="TOC2"/>
            <w:rPr>
              <w:ins w:id="62" w:author="Travis Kemp" w:date="2017-12-03T07:13:00Z"/>
              <w:rFonts w:asciiTheme="minorHAnsi" w:eastAsiaTheme="minorEastAsia" w:hAnsiTheme="minorHAnsi" w:cstheme="minorBidi"/>
              <w:noProof/>
              <w:sz w:val="22"/>
              <w:szCs w:val="22"/>
            </w:rPr>
          </w:pPr>
          <w:ins w:id="63"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"_Toc500048530"</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How do Young Professionals experience movies?</w:t>
            </w:r>
            <w:r>
              <w:rPr>
                <w:noProof/>
                <w:webHidden/>
              </w:rPr>
              <w:tab/>
            </w:r>
            <w:r>
              <w:rPr>
                <w:noProof/>
                <w:webHidden/>
              </w:rPr>
              <w:fldChar w:fldCharType="begin"/>
            </w:r>
            <w:r>
              <w:rPr>
                <w:noProof/>
                <w:webHidden/>
              </w:rPr>
              <w:instrText xml:space="preserve"> PAGEREF _Toc500048530 \h </w:instrText>
            </w:r>
          </w:ins>
          <w:r>
            <w:rPr>
              <w:noProof/>
              <w:webHidden/>
            </w:rPr>
          </w:r>
          <w:r>
            <w:rPr>
              <w:noProof/>
              <w:webHidden/>
            </w:rPr>
            <w:fldChar w:fldCharType="separate"/>
          </w:r>
          <w:ins w:id="64" w:author="Travis Kemp" w:date="2017-12-03T07:13:00Z">
            <w:r>
              <w:rPr>
                <w:noProof/>
                <w:webHidden/>
              </w:rPr>
              <w:t>25</w:t>
            </w:r>
            <w:r>
              <w:rPr>
                <w:noProof/>
                <w:webHidden/>
              </w:rPr>
              <w:fldChar w:fldCharType="end"/>
            </w:r>
            <w:r w:rsidRPr="00A72DB8">
              <w:rPr>
                <w:rStyle w:val="Hyperlink"/>
                <w:noProof/>
              </w:rPr>
              <w:fldChar w:fldCharType="end"/>
            </w:r>
          </w:ins>
        </w:p>
        <w:p w14:paraId="673699D4" w14:textId="462D66DD" w:rsidR="00CE1318" w:rsidRDefault="00CE1318">
          <w:pPr>
            <w:pStyle w:val="TOC1"/>
            <w:tabs>
              <w:tab w:val="right" w:leader="dot" w:pos="8630"/>
            </w:tabs>
            <w:rPr>
              <w:ins w:id="65" w:author="Travis Kemp" w:date="2017-12-03T07:13:00Z"/>
              <w:rFonts w:eastAsiaTheme="minorEastAsia" w:cstheme="minorBidi"/>
              <w:b w:val="0"/>
              <w:noProof/>
              <w:sz w:val="22"/>
              <w:szCs w:val="22"/>
            </w:rPr>
          </w:pPr>
          <w:ins w:id="66"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"_Toc500048531"</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Recommendations</w:t>
            </w:r>
            <w:r>
              <w:rPr>
                <w:noProof/>
                <w:webHidden/>
              </w:rPr>
              <w:tab/>
            </w:r>
            <w:r>
              <w:rPr>
                <w:noProof/>
                <w:webHidden/>
              </w:rPr>
              <w:fldChar w:fldCharType="begin"/>
            </w:r>
            <w:r>
              <w:rPr>
                <w:noProof/>
                <w:webHidden/>
              </w:rPr>
              <w:instrText xml:space="preserve"> PAGEREF _Toc500048531 \h </w:instrText>
            </w:r>
          </w:ins>
          <w:r>
            <w:rPr>
              <w:noProof/>
              <w:webHidden/>
            </w:rPr>
          </w:r>
          <w:r>
            <w:rPr>
              <w:noProof/>
              <w:webHidden/>
            </w:rPr>
            <w:fldChar w:fldCharType="separate"/>
          </w:r>
          <w:ins w:id="67" w:author="Travis Kemp" w:date="2017-12-03T07:13:00Z">
            <w:r>
              <w:rPr>
                <w:noProof/>
                <w:webHidden/>
              </w:rPr>
              <w:t>25</w:t>
            </w:r>
            <w:r>
              <w:rPr>
                <w:noProof/>
                <w:webHidden/>
              </w:rPr>
              <w:fldChar w:fldCharType="end"/>
            </w:r>
            <w:r w:rsidRPr="00A72DB8">
              <w:rPr>
                <w:rStyle w:val="Hyperlink"/>
                <w:noProof/>
              </w:rPr>
              <w:fldChar w:fldCharType="end"/>
            </w:r>
          </w:ins>
        </w:p>
        <w:p w14:paraId="34B848D6" w14:textId="07FA6F1C" w:rsidR="00CE1318" w:rsidRDefault="00CE1318">
          <w:pPr>
            <w:pStyle w:val="TOC1"/>
            <w:tabs>
              <w:tab w:val="right" w:leader="dot" w:pos="8630"/>
            </w:tabs>
            <w:rPr>
              <w:ins w:id="68" w:author="Travis Kemp" w:date="2017-12-03T07:13:00Z"/>
              <w:rFonts w:eastAsiaTheme="minorEastAsia" w:cstheme="minorBidi"/>
              <w:b w:val="0"/>
              <w:noProof/>
              <w:sz w:val="22"/>
              <w:szCs w:val="22"/>
            </w:rPr>
          </w:pPr>
          <w:ins w:id="69"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"_Toc500048532"</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Conclusion</w:t>
            </w:r>
            <w:r>
              <w:rPr>
                <w:noProof/>
                <w:webHidden/>
              </w:rPr>
              <w:tab/>
            </w:r>
            <w:r>
              <w:rPr>
                <w:noProof/>
                <w:webHidden/>
              </w:rPr>
              <w:fldChar w:fldCharType="begin"/>
            </w:r>
            <w:r>
              <w:rPr>
                <w:noProof/>
                <w:webHidden/>
              </w:rPr>
              <w:instrText xml:space="preserve"> PAGEREF _Toc500048532 \h </w:instrText>
            </w:r>
          </w:ins>
          <w:r>
            <w:rPr>
              <w:noProof/>
              <w:webHidden/>
            </w:rPr>
          </w:r>
          <w:r>
            <w:rPr>
              <w:noProof/>
              <w:webHidden/>
            </w:rPr>
            <w:fldChar w:fldCharType="separate"/>
          </w:r>
          <w:ins w:id="70" w:author="Travis Kemp" w:date="2017-12-03T07:13:00Z">
            <w:r>
              <w:rPr>
                <w:noProof/>
                <w:webHidden/>
              </w:rPr>
              <w:t>26</w:t>
            </w:r>
            <w:r>
              <w:rPr>
                <w:noProof/>
                <w:webHidden/>
              </w:rPr>
              <w:fldChar w:fldCharType="end"/>
            </w:r>
            <w:r w:rsidRPr="00A72DB8">
              <w:rPr>
                <w:rStyle w:val="Hyperlink"/>
                <w:noProof/>
              </w:rPr>
              <w:fldChar w:fldCharType="end"/>
            </w:r>
          </w:ins>
        </w:p>
        <w:p w14:paraId="1CCF0606" w14:textId="6862A66D" w:rsidR="00CE1318" w:rsidRDefault="00CE1318">
          <w:pPr>
            <w:pStyle w:val="TOC1"/>
            <w:tabs>
              <w:tab w:val="right" w:leader="dot" w:pos="8630"/>
            </w:tabs>
            <w:rPr>
              <w:ins w:id="71" w:author="Travis Kemp" w:date="2017-12-03T07:13:00Z"/>
              <w:rFonts w:eastAsiaTheme="minorEastAsia" w:cstheme="minorBidi"/>
              <w:b w:val="0"/>
              <w:noProof/>
              <w:sz w:val="22"/>
              <w:szCs w:val="22"/>
            </w:rPr>
          </w:pPr>
          <w:ins w:id="72"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"_Toc500048533"</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Appendix</w:t>
            </w:r>
            <w:r>
              <w:rPr>
                <w:noProof/>
                <w:webHidden/>
              </w:rPr>
              <w:tab/>
            </w:r>
            <w:r>
              <w:rPr>
                <w:noProof/>
                <w:webHidden/>
              </w:rPr>
              <w:fldChar w:fldCharType="begin"/>
            </w:r>
            <w:r>
              <w:rPr>
                <w:noProof/>
                <w:webHidden/>
              </w:rPr>
              <w:instrText xml:space="preserve"> PAGEREF _Toc500048533 \h </w:instrText>
            </w:r>
          </w:ins>
          <w:r>
            <w:rPr>
              <w:noProof/>
              <w:webHidden/>
            </w:rPr>
          </w:r>
          <w:r>
            <w:rPr>
              <w:noProof/>
              <w:webHidden/>
            </w:rPr>
            <w:fldChar w:fldCharType="separate"/>
          </w:r>
          <w:ins w:id="73" w:author="Travis Kemp" w:date="2017-12-03T07:13:00Z">
            <w:r>
              <w:rPr>
                <w:noProof/>
                <w:webHidden/>
              </w:rPr>
              <w:t>27</w:t>
            </w:r>
            <w:r>
              <w:rPr>
                <w:noProof/>
                <w:webHidden/>
              </w:rPr>
              <w:fldChar w:fldCharType="end"/>
            </w:r>
            <w:r w:rsidRPr="00A72DB8">
              <w:rPr>
                <w:rStyle w:val="Hyperlink"/>
                <w:noProof/>
              </w:rPr>
              <w:fldChar w:fldCharType="end"/>
            </w:r>
          </w:ins>
        </w:p>
        <w:p w14:paraId="4D26C435" w14:textId="71461A3B" w:rsidR="00CE1318" w:rsidRDefault="00CE1318">
          <w:pPr>
            <w:pStyle w:val="TOC2"/>
            <w:rPr>
              <w:ins w:id="74" w:author="Travis Kemp" w:date="2017-12-03T07:13:00Z"/>
              <w:rFonts w:asciiTheme="minorHAnsi" w:eastAsiaTheme="minorEastAsia" w:hAnsiTheme="minorHAnsi" w:cstheme="minorBidi"/>
              <w:noProof/>
              <w:sz w:val="22"/>
              <w:szCs w:val="22"/>
            </w:rPr>
          </w:pPr>
          <w:ins w:id="75"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"_Toc500048534"</w:instrText>
            </w:r>
            <w:r w:rsidRPr="00A72DB8">
              <w:rPr>
                <w:rStyle w:val="Hyperlink"/>
                <w:noProof/>
              </w:rPr>
              <w:instrText xml:space="preserve"> </w:instrText>
            </w:r>
            <w:r w:rsidRPr="00A72DB8">
              <w:rPr>
                <w:rStyle w:val="Hyperlink"/>
                <w:noProof/>
              </w:rPr>
              <w:fldChar w:fldCharType="separate"/>
            </w:r>
            <w:r w:rsidRPr="00A72DB8">
              <w:rPr>
                <w:rStyle w:val="Hyperlink"/>
                <w:noProof/>
              </w:rPr>
              <w:t>Regression Analysis</w:t>
            </w:r>
            <w:r>
              <w:rPr>
                <w:noProof/>
                <w:webHidden/>
              </w:rPr>
              <w:tab/>
            </w:r>
            <w:r>
              <w:rPr>
                <w:noProof/>
                <w:webHidden/>
              </w:rPr>
              <w:fldChar w:fldCharType="begin"/>
            </w:r>
            <w:r>
              <w:rPr>
                <w:noProof/>
                <w:webHidden/>
              </w:rPr>
              <w:instrText xml:space="preserve"> PAGEREF _Toc500048534 \h </w:instrText>
            </w:r>
          </w:ins>
          <w:r>
            <w:rPr>
              <w:noProof/>
              <w:webHidden/>
            </w:rPr>
          </w:r>
          <w:r>
            <w:rPr>
              <w:noProof/>
              <w:webHidden/>
            </w:rPr>
            <w:fldChar w:fldCharType="separate"/>
          </w:r>
          <w:ins w:id="76" w:author="Travis Kemp" w:date="2017-12-03T07:13:00Z">
            <w:r>
              <w:rPr>
                <w:noProof/>
                <w:webHidden/>
              </w:rPr>
              <w:t>27</w:t>
            </w:r>
            <w:r>
              <w:rPr>
                <w:noProof/>
                <w:webHidden/>
              </w:rPr>
              <w:fldChar w:fldCharType="end"/>
            </w:r>
            <w:r w:rsidRPr="00A72DB8">
              <w:rPr>
                <w:rStyle w:val="Hyperlink"/>
                <w:noProof/>
              </w:rPr>
              <w:fldChar w:fldCharType="end"/>
            </w:r>
          </w:ins>
        </w:p>
        <w:p w14:paraId="63420FA6" w14:textId="463DCF58" w:rsidR="00CE1318" w:rsidRDefault="00CE1318">
          <w:pPr>
            <w:pStyle w:val="TOC2"/>
            <w:rPr>
              <w:ins w:id="77" w:author="Travis Kemp" w:date="2017-12-03T07:13:00Z"/>
              <w:rFonts w:asciiTheme="minorHAnsi" w:eastAsiaTheme="minorEastAsia" w:hAnsiTheme="minorHAnsi" w:cstheme="minorBidi"/>
              <w:noProof/>
              <w:sz w:val="22"/>
              <w:szCs w:val="22"/>
            </w:rPr>
          </w:pPr>
          <w:ins w:id="78"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"_Toc500048535"</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Uxpressia Customer Journey Map</w:t>
            </w:r>
            <w:r>
              <w:rPr>
                <w:noProof/>
                <w:webHidden/>
              </w:rPr>
              <w:tab/>
            </w:r>
            <w:r>
              <w:rPr>
                <w:noProof/>
                <w:webHidden/>
              </w:rPr>
              <w:fldChar w:fldCharType="begin"/>
            </w:r>
            <w:r>
              <w:rPr>
                <w:noProof/>
                <w:webHidden/>
              </w:rPr>
              <w:instrText xml:space="preserve"> PAGEREF _Toc500048535 \h </w:instrText>
            </w:r>
          </w:ins>
          <w:r>
            <w:rPr>
              <w:noProof/>
              <w:webHidden/>
            </w:rPr>
          </w:r>
          <w:r>
            <w:rPr>
              <w:noProof/>
              <w:webHidden/>
            </w:rPr>
            <w:fldChar w:fldCharType="separate"/>
          </w:r>
          <w:ins w:id="79" w:author="Travis Kemp" w:date="2017-12-03T07:13:00Z">
            <w:r>
              <w:rPr>
                <w:noProof/>
                <w:webHidden/>
              </w:rPr>
              <w:t>28</w:t>
            </w:r>
            <w:r>
              <w:rPr>
                <w:noProof/>
                <w:webHidden/>
              </w:rPr>
              <w:fldChar w:fldCharType="end"/>
            </w:r>
            <w:r w:rsidRPr="00A72DB8">
              <w:rPr>
                <w:rStyle w:val="Hyperlink"/>
                <w:noProof/>
              </w:rPr>
              <w:fldChar w:fldCharType="end"/>
            </w:r>
          </w:ins>
        </w:p>
        <w:p w14:paraId="785F50CE" w14:textId="0826DBD6" w:rsidR="00CE1318" w:rsidRDefault="00CE1318">
          <w:pPr>
            <w:pStyle w:val="TOC2"/>
            <w:rPr>
              <w:ins w:id="80" w:author="Travis Kemp" w:date="2017-12-03T07:13:00Z"/>
              <w:rFonts w:asciiTheme="minorHAnsi" w:eastAsiaTheme="minorEastAsia" w:hAnsiTheme="minorHAnsi" w:cstheme="minorBidi"/>
              <w:noProof/>
              <w:sz w:val="22"/>
              <w:szCs w:val="22"/>
            </w:rPr>
          </w:pPr>
          <w:ins w:id="81"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"_Toc500048536"</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Uxpressia Personas</w:t>
            </w:r>
            <w:r>
              <w:rPr>
                <w:noProof/>
                <w:webHidden/>
              </w:rPr>
              <w:tab/>
            </w:r>
            <w:r>
              <w:rPr>
                <w:noProof/>
                <w:webHidden/>
              </w:rPr>
              <w:fldChar w:fldCharType="begin"/>
            </w:r>
            <w:r>
              <w:rPr>
                <w:noProof/>
                <w:webHidden/>
              </w:rPr>
              <w:instrText xml:space="preserve"> PAGEREF _Toc500048536 \h </w:instrText>
            </w:r>
          </w:ins>
          <w:r>
            <w:rPr>
              <w:noProof/>
              <w:webHidden/>
            </w:rPr>
          </w:r>
          <w:r>
            <w:rPr>
              <w:noProof/>
              <w:webHidden/>
            </w:rPr>
            <w:fldChar w:fldCharType="separate"/>
          </w:r>
          <w:ins w:id="82" w:author="Travis Kemp" w:date="2017-12-03T07:13:00Z">
            <w:r>
              <w:rPr>
                <w:noProof/>
                <w:webHidden/>
              </w:rPr>
              <w:t>29</w:t>
            </w:r>
            <w:r>
              <w:rPr>
                <w:noProof/>
                <w:webHidden/>
              </w:rPr>
              <w:fldChar w:fldCharType="end"/>
            </w:r>
            <w:r w:rsidRPr="00A72DB8">
              <w:rPr>
                <w:rStyle w:val="Hyperlink"/>
                <w:noProof/>
              </w:rPr>
              <w:fldChar w:fldCharType="end"/>
            </w:r>
          </w:ins>
        </w:p>
        <w:p w14:paraId="0F6B3409" w14:textId="192CAC83" w:rsidR="00CE1318" w:rsidRDefault="00CE1318">
          <w:pPr>
            <w:pStyle w:val="TOC2"/>
            <w:rPr>
              <w:ins w:id="83" w:author="Travis Kemp" w:date="2017-12-03T07:13:00Z"/>
              <w:rFonts w:asciiTheme="minorHAnsi" w:eastAsiaTheme="minorEastAsia" w:hAnsiTheme="minorHAnsi" w:cstheme="minorBidi"/>
              <w:noProof/>
              <w:sz w:val="22"/>
              <w:szCs w:val="22"/>
            </w:rPr>
          </w:pPr>
          <w:ins w:id="84"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"_Toc500048538"</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Word Clouds</w:t>
            </w:r>
            <w:r>
              <w:rPr>
                <w:noProof/>
                <w:webHidden/>
              </w:rPr>
              <w:tab/>
            </w:r>
            <w:r>
              <w:rPr>
                <w:noProof/>
                <w:webHidden/>
              </w:rPr>
              <w:fldChar w:fldCharType="begin"/>
            </w:r>
            <w:r>
              <w:rPr>
                <w:noProof/>
                <w:webHidden/>
              </w:rPr>
              <w:instrText xml:space="preserve"> PAGEREF _Toc500048538 \h </w:instrText>
            </w:r>
          </w:ins>
          <w:r>
            <w:rPr>
              <w:noProof/>
              <w:webHidden/>
            </w:rPr>
          </w:r>
          <w:r>
            <w:rPr>
              <w:noProof/>
              <w:webHidden/>
            </w:rPr>
            <w:fldChar w:fldCharType="separate"/>
          </w:r>
          <w:ins w:id="85" w:author="Travis Kemp" w:date="2017-12-03T07:13:00Z">
            <w:r>
              <w:rPr>
                <w:noProof/>
                <w:webHidden/>
              </w:rPr>
              <w:t>30</w:t>
            </w:r>
            <w:r>
              <w:rPr>
                <w:noProof/>
                <w:webHidden/>
              </w:rPr>
              <w:fldChar w:fldCharType="end"/>
            </w:r>
            <w:r w:rsidRPr="00A72DB8">
              <w:rPr>
                <w:rStyle w:val="Hyperlink"/>
                <w:noProof/>
              </w:rPr>
              <w:fldChar w:fldCharType="end"/>
            </w:r>
          </w:ins>
        </w:p>
        <w:p w14:paraId="1EB7E5A9" w14:textId="577DD3B2" w:rsidR="00CE1318" w:rsidRDefault="00CE1318">
          <w:pPr>
            <w:pStyle w:val="TOC1"/>
            <w:tabs>
              <w:tab w:val="right" w:leader="dot" w:pos="8630"/>
            </w:tabs>
            <w:rPr>
              <w:ins w:id="86" w:author="Travis Kemp" w:date="2017-12-03T07:13:00Z"/>
              <w:rFonts w:eastAsiaTheme="minorEastAsia" w:cstheme="minorBidi"/>
              <w:b w:val="0"/>
              <w:noProof/>
              <w:sz w:val="22"/>
              <w:szCs w:val="22"/>
            </w:rPr>
          </w:pPr>
          <w:ins w:id="87" w:author="Travis Kemp" w:date="2017-12-03T07:13:00Z">
            <w:r w:rsidRPr="00A72DB8">
              <w:rPr>
                <w:rStyle w:val="Hyperlink"/>
                <w:noProof/>
              </w:rPr>
              <w:fldChar w:fldCharType="begin"/>
            </w:r>
            <w:r w:rsidRPr="00A72DB8">
              <w:rPr>
                <w:rStyle w:val="Hyperlink"/>
                <w:noProof/>
              </w:rPr>
              <w:instrText xml:space="preserve"> </w:instrText>
            </w:r>
            <w:r>
              <w:rPr>
                <w:noProof/>
              </w:rPr>
              <w:instrText>HYPERLINK \l "_Toc500048539"</w:instrText>
            </w:r>
            <w:r w:rsidRPr="00A72DB8">
              <w:rPr>
                <w:rStyle w:val="Hyperlink"/>
                <w:noProof/>
              </w:rPr>
              <w:instrText xml:space="preserve"> </w:instrText>
            </w:r>
            <w:r w:rsidRPr="00A72DB8">
              <w:rPr>
                <w:rStyle w:val="Hyperlink"/>
                <w:noProof/>
              </w:rPr>
              <w:fldChar w:fldCharType="separate"/>
            </w:r>
            <w:r w:rsidRPr="00A72DB8">
              <w:rPr>
                <w:rStyle w:val="Hyperlink"/>
                <w:rFonts w:cstheme="minorHAnsi"/>
                <w:noProof/>
              </w:rPr>
              <w:t>References</w:t>
            </w:r>
            <w:r>
              <w:rPr>
                <w:noProof/>
                <w:webHidden/>
              </w:rPr>
              <w:tab/>
            </w:r>
            <w:r>
              <w:rPr>
                <w:noProof/>
                <w:webHidden/>
              </w:rPr>
              <w:fldChar w:fldCharType="begin"/>
            </w:r>
            <w:r>
              <w:rPr>
                <w:noProof/>
                <w:webHidden/>
              </w:rPr>
              <w:instrText xml:space="preserve"> PAGEREF _Toc500048539 \h </w:instrText>
            </w:r>
          </w:ins>
          <w:r>
            <w:rPr>
              <w:noProof/>
              <w:webHidden/>
            </w:rPr>
          </w:r>
          <w:r>
            <w:rPr>
              <w:noProof/>
              <w:webHidden/>
            </w:rPr>
            <w:fldChar w:fldCharType="separate"/>
          </w:r>
          <w:ins w:id="88" w:author="Travis Kemp" w:date="2017-12-03T07:13:00Z">
            <w:r>
              <w:rPr>
                <w:noProof/>
                <w:webHidden/>
              </w:rPr>
              <w:t>31</w:t>
            </w:r>
            <w:r>
              <w:rPr>
                <w:noProof/>
                <w:webHidden/>
              </w:rPr>
              <w:fldChar w:fldCharType="end"/>
            </w:r>
            <w:r w:rsidRPr="00A72DB8">
              <w:rPr>
                <w:rStyle w:val="Hyperlink"/>
                <w:noProof/>
              </w:rPr>
              <w:fldChar w:fldCharType="end"/>
            </w:r>
          </w:ins>
        </w:p>
        <w:p w14:paraId="70F3E231" w14:textId="72D11C19" w:rsidR="003256A9" w:rsidRPr="00415FAD" w:rsidDel="00AC7143" w:rsidRDefault="003256A9">
          <w:pPr>
            <w:pStyle w:val="TOC1"/>
            <w:tabs>
              <w:tab w:val="right" w:leader="dot" w:pos="8630"/>
            </w:tabs>
            <w:rPr>
              <w:del w:id="89" w:author="Travis Kemp" w:date="2017-12-03T06:50:00Z"/>
              <w:rFonts w:eastAsiaTheme="minorEastAsia" w:cstheme="minorHAnsi"/>
              <w:b w:val="0"/>
              <w:noProof/>
              <w:szCs w:val="24"/>
            </w:rPr>
          </w:pPr>
          <w:del w:id="90" w:author="Travis Kemp" w:date="2017-12-03T06:50:00Z">
            <w:r w:rsidRPr="00415FAD" w:rsidDel="00AC7143">
              <w:rPr>
                <w:rPrChange w:id="91" w:author="Travis Kemp" w:date="2017-12-03T07:02:00Z">
                  <w:rPr>
                    <w:rStyle w:val="Hyperlink"/>
                    <w:rFonts w:cstheme="minorHAnsi"/>
                    <w:b w:val="0"/>
                    <w:noProof/>
                    <w:szCs w:val="24"/>
                  </w:rPr>
                </w:rPrChange>
              </w:rPr>
              <w:delText>Executive Summary</w:delText>
            </w:r>
            <w:r w:rsidRPr="00415FAD" w:rsidDel="00AC7143">
              <w:rPr>
                <w:rFonts w:cstheme="minorHAnsi"/>
                <w:b w:val="0"/>
                <w:noProof/>
                <w:webHidden/>
                <w:szCs w:val="24"/>
              </w:rPr>
              <w:tab/>
              <w:delText>3</w:delText>
            </w:r>
          </w:del>
        </w:p>
        <w:p w14:paraId="57395B86" w14:textId="78F34032" w:rsidR="003256A9" w:rsidRPr="00415FAD" w:rsidDel="00AC7143" w:rsidRDefault="003256A9">
          <w:pPr>
            <w:pStyle w:val="TOC2"/>
            <w:rPr>
              <w:del w:id="92" w:author="Travis Kemp" w:date="2017-12-03T06:50:00Z"/>
              <w:rFonts w:asciiTheme="minorHAnsi" w:eastAsiaTheme="minorEastAsia" w:hAnsiTheme="minorHAnsi" w:cstheme="minorHAnsi"/>
              <w:noProof/>
              <w:szCs w:val="24"/>
            </w:rPr>
          </w:pPr>
          <w:del w:id="93" w:author="Travis Kemp" w:date="2017-12-03T06:50:00Z">
            <w:r w:rsidRPr="00415FAD" w:rsidDel="00AC7143">
              <w:rPr>
                <w:rPrChange w:id="94" w:author="Travis Kemp" w:date="2017-12-03T07:02:00Z">
                  <w:rPr>
                    <w:rStyle w:val="Hyperlink"/>
                    <w:rFonts w:cstheme="minorHAnsi"/>
                    <w:noProof/>
                    <w:szCs w:val="24"/>
                  </w:rPr>
                </w:rPrChange>
              </w:rPr>
              <w:delText>Overall Project Summary</w:delText>
            </w:r>
            <w:r w:rsidRPr="00415FAD" w:rsidDel="00AC7143">
              <w:rPr>
                <w:rFonts w:cstheme="minorHAnsi"/>
                <w:noProof/>
                <w:webHidden/>
                <w:szCs w:val="24"/>
              </w:rPr>
              <w:tab/>
              <w:delText>3</w:delText>
            </w:r>
          </w:del>
        </w:p>
        <w:p w14:paraId="4E7908E8" w14:textId="2AB39167" w:rsidR="003256A9" w:rsidRPr="00415FAD" w:rsidDel="00AC7143" w:rsidRDefault="003256A9">
          <w:pPr>
            <w:pStyle w:val="TOC2"/>
            <w:rPr>
              <w:del w:id="95" w:author="Travis Kemp" w:date="2017-12-03T06:50:00Z"/>
              <w:rFonts w:asciiTheme="minorHAnsi" w:eastAsiaTheme="minorEastAsia" w:hAnsiTheme="minorHAnsi" w:cstheme="minorHAnsi"/>
              <w:noProof/>
              <w:szCs w:val="24"/>
            </w:rPr>
          </w:pPr>
          <w:del w:id="96" w:author="Travis Kemp" w:date="2017-12-03T06:50:00Z">
            <w:r w:rsidRPr="00415FAD" w:rsidDel="00AC7143">
              <w:rPr>
                <w:rPrChange w:id="97" w:author="Travis Kemp" w:date="2017-12-03T07:02:00Z">
                  <w:rPr>
                    <w:rStyle w:val="Hyperlink"/>
                    <w:rFonts w:cstheme="minorHAnsi"/>
                    <w:noProof/>
                    <w:szCs w:val="24"/>
                  </w:rPr>
                </w:rPrChange>
              </w:rPr>
              <w:delText>Data Selection</w:delText>
            </w:r>
            <w:r w:rsidRPr="00415FAD" w:rsidDel="00AC7143">
              <w:rPr>
                <w:rFonts w:cstheme="minorHAnsi"/>
                <w:noProof/>
                <w:webHidden/>
                <w:szCs w:val="24"/>
              </w:rPr>
              <w:tab/>
              <w:delText>4</w:delText>
            </w:r>
          </w:del>
        </w:p>
        <w:p w14:paraId="14579555" w14:textId="21A8FF94" w:rsidR="003256A9" w:rsidRPr="00415FAD" w:rsidDel="00AC7143" w:rsidRDefault="003256A9">
          <w:pPr>
            <w:pStyle w:val="TOC1"/>
            <w:tabs>
              <w:tab w:val="right" w:leader="dot" w:pos="8630"/>
            </w:tabs>
            <w:rPr>
              <w:del w:id="98" w:author="Travis Kemp" w:date="2017-12-03T06:50:00Z"/>
              <w:rFonts w:eastAsiaTheme="minorEastAsia" w:cstheme="minorHAnsi"/>
              <w:b w:val="0"/>
              <w:noProof/>
              <w:szCs w:val="24"/>
            </w:rPr>
          </w:pPr>
          <w:del w:id="99" w:author="Travis Kemp" w:date="2017-12-03T06:50:00Z">
            <w:r w:rsidRPr="00415FAD" w:rsidDel="00AC7143">
              <w:rPr>
                <w:rPrChange w:id="100" w:author="Travis Kemp" w:date="2017-12-03T07:02:00Z">
                  <w:rPr>
                    <w:rStyle w:val="Hyperlink"/>
                    <w:rFonts w:cstheme="minorHAnsi"/>
                    <w:b w:val="0"/>
                    <w:noProof/>
                    <w:szCs w:val="24"/>
                  </w:rPr>
                </w:rPrChange>
              </w:rPr>
              <w:delText>Problem Statement</w:delText>
            </w:r>
            <w:r w:rsidRPr="00415FAD" w:rsidDel="00AC7143">
              <w:rPr>
                <w:rFonts w:cstheme="minorHAnsi"/>
                <w:b w:val="0"/>
                <w:noProof/>
                <w:webHidden/>
                <w:szCs w:val="24"/>
              </w:rPr>
              <w:tab/>
              <w:delText>8</w:delText>
            </w:r>
          </w:del>
        </w:p>
        <w:p w14:paraId="7F08AAAD" w14:textId="141C04DB" w:rsidR="003256A9" w:rsidRPr="00415FAD" w:rsidDel="00AC7143" w:rsidRDefault="003256A9">
          <w:pPr>
            <w:pStyle w:val="TOC1"/>
            <w:tabs>
              <w:tab w:val="right" w:leader="dot" w:pos="8630"/>
            </w:tabs>
            <w:rPr>
              <w:del w:id="101" w:author="Travis Kemp" w:date="2017-12-03T06:50:00Z"/>
              <w:rFonts w:eastAsiaTheme="minorEastAsia" w:cstheme="minorHAnsi"/>
              <w:b w:val="0"/>
              <w:noProof/>
              <w:szCs w:val="24"/>
            </w:rPr>
          </w:pPr>
          <w:del w:id="102" w:author="Travis Kemp" w:date="2017-12-03T06:50:00Z">
            <w:r w:rsidRPr="00415FAD" w:rsidDel="00AC7143">
              <w:rPr>
                <w:rPrChange w:id="103" w:author="Travis Kemp" w:date="2017-12-03T07:02:00Z">
                  <w:rPr>
                    <w:rStyle w:val="Hyperlink"/>
                    <w:rFonts w:cstheme="minorHAnsi"/>
                    <w:b w:val="0"/>
                    <w:noProof/>
                    <w:szCs w:val="24"/>
                  </w:rPr>
                </w:rPrChange>
              </w:rPr>
              <w:delText>Industry Overview</w:delText>
            </w:r>
            <w:r w:rsidRPr="00415FAD" w:rsidDel="00AC7143">
              <w:rPr>
                <w:rFonts w:cstheme="minorHAnsi"/>
                <w:b w:val="0"/>
                <w:noProof/>
                <w:webHidden/>
                <w:szCs w:val="24"/>
              </w:rPr>
              <w:tab/>
              <w:delText>9</w:delText>
            </w:r>
          </w:del>
        </w:p>
        <w:p w14:paraId="0A88B606" w14:textId="7CD3E060" w:rsidR="003256A9" w:rsidRPr="00415FAD" w:rsidDel="00AC7143" w:rsidRDefault="003256A9">
          <w:pPr>
            <w:pStyle w:val="TOC2"/>
            <w:rPr>
              <w:del w:id="104" w:author="Travis Kemp" w:date="2017-12-03T06:50:00Z"/>
              <w:rFonts w:asciiTheme="minorHAnsi" w:eastAsiaTheme="minorEastAsia" w:hAnsiTheme="minorHAnsi" w:cstheme="minorHAnsi"/>
              <w:noProof/>
              <w:szCs w:val="24"/>
            </w:rPr>
          </w:pPr>
          <w:del w:id="105" w:author="Travis Kemp" w:date="2017-12-03T06:50:00Z">
            <w:r w:rsidRPr="00415FAD" w:rsidDel="00AC7143">
              <w:rPr>
                <w:rPrChange w:id="106" w:author="Travis Kemp" w:date="2017-12-03T07:02:00Z">
                  <w:rPr>
                    <w:rStyle w:val="Hyperlink"/>
                    <w:rFonts w:cstheme="minorHAnsi"/>
                    <w:noProof/>
                    <w:szCs w:val="24"/>
                  </w:rPr>
                </w:rPrChange>
              </w:rPr>
              <w:delText>Movie Industry</w:delText>
            </w:r>
            <w:r w:rsidRPr="00415FAD" w:rsidDel="00AC7143">
              <w:rPr>
                <w:rFonts w:cstheme="minorHAnsi"/>
                <w:noProof/>
                <w:webHidden/>
                <w:szCs w:val="24"/>
              </w:rPr>
              <w:tab/>
              <w:delText>9</w:delText>
            </w:r>
          </w:del>
        </w:p>
        <w:p w14:paraId="39BBAB5E" w14:textId="3363684D" w:rsidR="003256A9" w:rsidRPr="00415FAD" w:rsidDel="00AC7143" w:rsidRDefault="003256A9">
          <w:pPr>
            <w:pStyle w:val="TOC3"/>
            <w:tabs>
              <w:tab w:val="left" w:pos="1320"/>
              <w:tab w:val="right" w:leader="dot" w:pos="8630"/>
            </w:tabs>
            <w:rPr>
              <w:del w:id="107" w:author="Travis Kemp" w:date="2017-12-03T06:50:00Z"/>
              <w:rFonts w:asciiTheme="minorHAnsi" w:eastAsiaTheme="minorEastAsia" w:hAnsiTheme="minorHAnsi" w:cstheme="minorHAnsi"/>
              <w:noProof/>
              <w:color w:val="auto"/>
              <w:sz w:val="24"/>
              <w:szCs w:val="24"/>
            </w:rPr>
          </w:pPr>
          <w:del w:id="108" w:author="Travis Kemp" w:date="2017-12-03T06:50:00Z">
            <w:r w:rsidRPr="00415FAD" w:rsidDel="00AC7143">
              <w:rPr>
                <w:rPrChange w:id="109" w:author="Travis Kemp" w:date="2017-12-03T07:02:00Z">
                  <w:rPr>
                    <w:rStyle w:val="Hyperlink"/>
                    <w:rFonts w:cstheme="minorHAnsi"/>
                    <w:noProof/>
                    <w:szCs w:val="24"/>
                  </w:rPr>
                </w:rPrChange>
              </w:rPr>
              <w:delText>1)</w:delText>
            </w:r>
            <w:r w:rsidRPr="00415FAD" w:rsidDel="00AC7143">
              <w:rPr>
                <w:rFonts w:eastAsiaTheme="minorEastAsia" w:cstheme="minorHAnsi"/>
                <w:noProof/>
                <w:szCs w:val="24"/>
              </w:rPr>
              <w:tab/>
            </w:r>
            <w:r w:rsidRPr="00415FAD" w:rsidDel="00AC7143">
              <w:rPr>
                <w:rPrChange w:id="110" w:author="Travis Kemp" w:date="2017-12-03T07:02:00Z">
                  <w:rPr>
                    <w:rStyle w:val="Hyperlink"/>
                    <w:rFonts w:cstheme="minorHAnsi"/>
                    <w:noProof/>
                    <w:szCs w:val="24"/>
                  </w:rPr>
                </w:rPrChange>
              </w:rPr>
              <w:delText>Opportunities/Threats (External)</w:delText>
            </w:r>
            <w:r w:rsidRPr="00415FAD" w:rsidDel="00AC7143">
              <w:rPr>
                <w:rFonts w:cstheme="minorHAnsi"/>
                <w:noProof/>
                <w:webHidden/>
                <w:szCs w:val="24"/>
              </w:rPr>
              <w:tab/>
              <w:delText>9</w:delText>
            </w:r>
          </w:del>
        </w:p>
        <w:p w14:paraId="6FAA0EE9" w14:textId="46495A3F" w:rsidR="003256A9" w:rsidRPr="00415FAD" w:rsidDel="00AC7143" w:rsidRDefault="003256A9">
          <w:pPr>
            <w:pStyle w:val="TOC3"/>
            <w:tabs>
              <w:tab w:val="left" w:pos="1320"/>
              <w:tab w:val="right" w:leader="dot" w:pos="8630"/>
            </w:tabs>
            <w:rPr>
              <w:del w:id="111" w:author="Travis Kemp" w:date="2017-12-03T06:50:00Z"/>
              <w:rFonts w:asciiTheme="minorHAnsi" w:eastAsiaTheme="minorEastAsia" w:hAnsiTheme="minorHAnsi" w:cstheme="minorHAnsi"/>
              <w:noProof/>
              <w:color w:val="auto"/>
              <w:sz w:val="24"/>
              <w:szCs w:val="24"/>
            </w:rPr>
          </w:pPr>
          <w:del w:id="112" w:author="Travis Kemp" w:date="2017-12-03T06:50:00Z">
            <w:r w:rsidRPr="00415FAD" w:rsidDel="00AC7143">
              <w:rPr>
                <w:rPrChange w:id="113" w:author="Travis Kemp" w:date="2017-12-03T07:02:00Z">
                  <w:rPr>
                    <w:rStyle w:val="Hyperlink"/>
                    <w:rFonts w:cstheme="minorHAnsi"/>
                    <w:noProof/>
                    <w:szCs w:val="24"/>
                  </w:rPr>
                </w:rPrChange>
              </w:rPr>
              <w:delText>2)</w:delText>
            </w:r>
            <w:r w:rsidRPr="00415FAD" w:rsidDel="00AC7143">
              <w:rPr>
                <w:rFonts w:eastAsiaTheme="minorEastAsia" w:cstheme="minorHAnsi"/>
                <w:noProof/>
                <w:szCs w:val="24"/>
              </w:rPr>
              <w:tab/>
            </w:r>
            <w:r w:rsidRPr="00415FAD" w:rsidDel="00AC7143">
              <w:rPr>
                <w:rPrChange w:id="114" w:author="Travis Kemp" w:date="2017-12-03T07:02:00Z">
                  <w:rPr>
                    <w:rStyle w:val="Hyperlink"/>
                    <w:rFonts w:cstheme="minorHAnsi"/>
                    <w:noProof/>
                    <w:szCs w:val="24"/>
                  </w:rPr>
                </w:rPrChange>
              </w:rPr>
              <w:delText>Cinemark (and sub brands) vs Top tier competitors</w:delText>
            </w:r>
            <w:r w:rsidRPr="00415FAD" w:rsidDel="00AC7143">
              <w:rPr>
                <w:rFonts w:cstheme="minorHAnsi"/>
                <w:noProof/>
                <w:webHidden/>
                <w:szCs w:val="24"/>
              </w:rPr>
              <w:tab/>
              <w:delText>10</w:delText>
            </w:r>
          </w:del>
        </w:p>
        <w:p w14:paraId="6A0AF1B6" w14:textId="3699B087" w:rsidR="003256A9" w:rsidRPr="00415FAD" w:rsidDel="00AC7143" w:rsidRDefault="003256A9">
          <w:pPr>
            <w:pStyle w:val="TOC2"/>
            <w:rPr>
              <w:del w:id="115" w:author="Travis Kemp" w:date="2017-12-03T06:50:00Z"/>
              <w:rFonts w:asciiTheme="minorHAnsi" w:eastAsiaTheme="minorEastAsia" w:hAnsiTheme="minorHAnsi" w:cstheme="minorHAnsi"/>
              <w:noProof/>
              <w:szCs w:val="24"/>
            </w:rPr>
          </w:pPr>
          <w:del w:id="116" w:author="Travis Kemp" w:date="2017-12-03T06:50:00Z">
            <w:r w:rsidRPr="00415FAD" w:rsidDel="00AC7143">
              <w:rPr>
                <w:rPrChange w:id="117" w:author="Travis Kemp" w:date="2017-12-03T07:02:00Z">
                  <w:rPr>
                    <w:rStyle w:val="Hyperlink"/>
                    <w:rFonts w:cstheme="minorHAnsi"/>
                    <w:noProof/>
                    <w:szCs w:val="24"/>
                  </w:rPr>
                </w:rPrChange>
              </w:rPr>
              <w:delText>Analysis</w:delText>
            </w:r>
            <w:r w:rsidRPr="00415FAD" w:rsidDel="00AC7143">
              <w:rPr>
                <w:rFonts w:cstheme="minorHAnsi"/>
                <w:noProof/>
                <w:webHidden/>
                <w:szCs w:val="24"/>
              </w:rPr>
              <w:tab/>
              <w:delText>10</w:delText>
            </w:r>
          </w:del>
        </w:p>
        <w:p w14:paraId="40E7B0B4" w14:textId="459BBB3E" w:rsidR="003256A9" w:rsidRPr="00415FAD" w:rsidDel="00AC7143" w:rsidRDefault="003256A9">
          <w:pPr>
            <w:pStyle w:val="TOC3"/>
            <w:tabs>
              <w:tab w:val="right" w:leader="dot" w:pos="8630"/>
            </w:tabs>
            <w:rPr>
              <w:del w:id="118" w:author="Travis Kemp" w:date="2017-12-03T06:50:00Z"/>
              <w:rFonts w:asciiTheme="minorHAnsi" w:eastAsiaTheme="minorEastAsia" w:hAnsiTheme="minorHAnsi" w:cstheme="minorHAnsi"/>
              <w:noProof/>
              <w:color w:val="auto"/>
              <w:sz w:val="24"/>
              <w:szCs w:val="24"/>
            </w:rPr>
          </w:pPr>
          <w:del w:id="119" w:author="Travis Kemp" w:date="2017-12-03T06:50:00Z">
            <w:r w:rsidRPr="00415FAD" w:rsidDel="00AC7143">
              <w:rPr>
                <w:rPrChange w:id="120" w:author="Travis Kemp" w:date="2017-12-03T07:02:00Z">
                  <w:rPr>
                    <w:rStyle w:val="Hyperlink"/>
                    <w:rFonts w:cstheme="minorHAnsi"/>
                    <w:noProof/>
                    <w:szCs w:val="24"/>
                  </w:rPr>
                </w:rPrChange>
              </w:rPr>
              <w:delText xml:space="preserve">1) Movie Theaters and </w:delText>
            </w:r>
            <w:r w:rsidR="00C6189C" w:rsidRPr="00415FAD" w:rsidDel="00AC7143">
              <w:rPr>
                <w:rPrChange w:id="121" w:author="Travis Kemp" w:date="2017-12-03T07:02:00Z">
                  <w:rPr>
                    <w:rStyle w:val="Hyperlink"/>
                    <w:rFonts w:cstheme="minorHAnsi"/>
                    <w:noProof/>
                    <w:szCs w:val="24"/>
                  </w:rPr>
                </w:rPrChange>
              </w:rPr>
              <w:delText>PODV</w:delText>
            </w:r>
            <w:r w:rsidRPr="00415FAD" w:rsidDel="00AC7143">
              <w:rPr>
                <w:rPrChange w:id="122" w:author="Travis Kemp" w:date="2017-12-03T07:02:00Z">
                  <w:rPr>
                    <w:rStyle w:val="Hyperlink"/>
                    <w:rFonts w:cstheme="minorHAnsi"/>
                    <w:noProof/>
                    <w:szCs w:val="24"/>
                  </w:rPr>
                </w:rPrChange>
              </w:rPr>
              <w:delText xml:space="preserve"> Amongst Customers</w:delText>
            </w:r>
            <w:r w:rsidRPr="00415FAD" w:rsidDel="00AC7143">
              <w:rPr>
                <w:rFonts w:cstheme="minorHAnsi"/>
                <w:noProof/>
                <w:webHidden/>
                <w:szCs w:val="24"/>
              </w:rPr>
              <w:tab/>
              <w:delText>10</w:delText>
            </w:r>
          </w:del>
        </w:p>
        <w:p w14:paraId="1372BE36" w14:textId="055F23F7" w:rsidR="003256A9" w:rsidRPr="00415FAD" w:rsidDel="00AC7143" w:rsidRDefault="003256A9">
          <w:pPr>
            <w:pStyle w:val="TOC3"/>
            <w:tabs>
              <w:tab w:val="right" w:leader="dot" w:pos="8630"/>
            </w:tabs>
            <w:rPr>
              <w:del w:id="123" w:author="Travis Kemp" w:date="2017-12-03T06:50:00Z"/>
              <w:rFonts w:asciiTheme="minorHAnsi" w:eastAsiaTheme="minorEastAsia" w:hAnsiTheme="minorHAnsi" w:cstheme="minorHAnsi"/>
              <w:noProof/>
              <w:color w:val="auto"/>
              <w:sz w:val="24"/>
              <w:szCs w:val="24"/>
            </w:rPr>
          </w:pPr>
          <w:del w:id="124" w:author="Travis Kemp" w:date="2017-12-03T06:50:00Z">
            <w:r w:rsidRPr="00415FAD" w:rsidDel="00AC7143">
              <w:rPr>
                <w:rPrChange w:id="125" w:author="Travis Kemp" w:date="2017-12-03T07:02:00Z">
                  <w:rPr>
                    <w:rStyle w:val="Hyperlink"/>
                    <w:rFonts w:cstheme="minorHAnsi"/>
                    <w:noProof/>
                    <w:szCs w:val="24"/>
                  </w:rPr>
                </w:rPrChange>
              </w:rPr>
              <w:delText>2) Cinemark Visit and Loyalty Analysis</w:delText>
            </w:r>
            <w:r w:rsidRPr="00415FAD" w:rsidDel="00AC7143">
              <w:rPr>
                <w:rFonts w:cstheme="minorHAnsi"/>
                <w:noProof/>
                <w:webHidden/>
                <w:szCs w:val="24"/>
              </w:rPr>
              <w:tab/>
              <w:delText>14</w:delText>
            </w:r>
          </w:del>
        </w:p>
        <w:p w14:paraId="33F7E8C5" w14:textId="738518FF" w:rsidR="003256A9" w:rsidRPr="00415FAD" w:rsidDel="00AC7143" w:rsidRDefault="003256A9">
          <w:pPr>
            <w:pStyle w:val="TOC3"/>
            <w:tabs>
              <w:tab w:val="right" w:leader="dot" w:pos="8630"/>
            </w:tabs>
            <w:rPr>
              <w:del w:id="126" w:author="Travis Kemp" w:date="2017-12-03T06:50:00Z"/>
              <w:rFonts w:asciiTheme="minorHAnsi" w:eastAsiaTheme="minorEastAsia" w:hAnsiTheme="minorHAnsi" w:cstheme="minorHAnsi"/>
              <w:noProof/>
              <w:color w:val="auto"/>
              <w:sz w:val="24"/>
              <w:szCs w:val="24"/>
            </w:rPr>
          </w:pPr>
          <w:del w:id="127" w:author="Travis Kemp" w:date="2017-12-03T06:50:00Z">
            <w:r w:rsidRPr="00415FAD" w:rsidDel="00AC7143">
              <w:rPr>
                <w:rPrChange w:id="128" w:author="Travis Kemp" w:date="2017-12-03T07:02:00Z">
                  <w:rPr>
                    <w:rStyle w:val="Hyperlink"/>
                    <w:rFonts w:cstheme="minorHAnsi"/>
                    <w:noProof/>
                    <w:szCs w:val="24"/>
                  </w:rPr>
                </w:rPrChange>
              </w:rPr>
              <w:delText>3) Decision Order and Desired Attributes</w:delText>
            </w:r>
            <w:r w:rsidRPr="00415FAD" w:rsidDel="00AC7143">
              <w:rPr>
                <w:rFonts w:cstheme="minorHAnsi"/>
                <w:noProof/>
                <w:webHidden/>
                <w:szCs w:val="24"/>
              </w:rPr>
              <w:tab/>
              <w:delText>17</w:delText>
            </w:r>
          </w:del>
        </w:p>
        <w:p w14:paraId="48A9AE86" w14:textId="1AA35AD2" w:rsidR="003256A9" w:rsidRPr="00415FAD" w:rsidDel="00AC7143" w:rsidRDefault="003256A9">
          <w:pPr>
            <w:pStyle w:val="TOC3"/>
            <w:tabs>
              <w:tab w:val="right" w:leader="dot" w:pos="8630"/>
            </w:tabs>
            <w:rPr>
              <w:del w:id="129" w:author="Travis Kemp" w:date="2017-12-03T06:50:00Z"/>
              <w:rFonts w:asciiTheme="minorHAnsi" w:eastAsiaTheme="minorEastAsia" w:hAnsiTheme="minorHAnsi" w:cstheme="minorHAnsi"/>
              <w:noProof/>
              <w:color w:val="auto"/>
              <w:sz w:val="24"/>
              <w:szCs w:val="24"/>
            </w:rPr>
          </w:pPr>
          <w:del w:id="130" w:author="Travis Kemp" w:date="2017-12-03T06:50:00Z">
            <w:r w:rsidRPr="00415FAD" w:rsidDel="00AC7143">
              <w:rPr>
                <w:rPrChange w:id="131" w:author="Travis Kemp" w:date="2017-12-03T07:02:00Z">
                  <w:rPr>
                    <w:rStyle w:val="Hyperlink"/>
                    <w:rFonts w:cstheme="minorHAnsi"/>
                    <w:noProof/>
                    <w:szCs w:val="24"/>
                  </w:rPr>
                </w:rPrChange>
              </w:rPr>
              <w:delText>4) Theater Experience Importance</w:delText>
            </w:r>
            <w:r w:rsidRPr="00415FAD" w:rsidDel="00AC7143">
              <w:rPr>
                <w:rFonts w:cstheme="minorHAnsi"/>
                <w:noProof/>
                <w:webHidden/>
                <w:szCs w:val="24"/>
              </w:rPr>
              <w:tab/>
              <w:delText>21</w:delText>
            </w:r>
          </w:del>
        </w:p>
        <w:p w14:paraId="3099262B" w14:textId="573BD152" w:rsidR="003256A9" w:rsidRPr="00415FAD" w:rsidDel="00AC7143" w:rsidRDefault="003256A9">
          <w:pPr>
            <w:pStyle w:val="TOC1"/>
            <w:tabs>
              <w:tab w:val="right" w:leader="dot" w:pos="8630"/>
            </w:tabs>
            <w:rPr>
              <w:del w:id="132" w:author="Travis Kemp" w:date="2017-12-03T06:50:00Z"/>
              <w:rFonts w:eastAsiaTheme="minorEastAsia" w:cstheme="minorHAnsi"/>
              <w:b w:val="0"/>
              <w:noProof/>
              <w:szCs w:val="24"/>
            </w:rPr>
          </w:pPr>
          <w:del w:id="133" w:author="Travis Kemp" w:date="2017-12-03T06:50:00Z">
            <w:r w:rsidRPr="00415FAD" w:rsidDel="00AC7143">
              <w:rPr>
                <w:rPrChange w:id="134" w:author="Travis Kemp" w:date="2017-12-03T07:02:00Z">
                  <w:rPr>
                    <w:rStyle w:val="Hyperlink"/>
                    <w:rFonts w:cstheme="minorHAnsi"/>
                    <w:b w:val="0"/>
                    <w:noProof/>
                    <w:szCs w:val="24"/>
                  </w:rPr>
                </w:rPrChange>
              </w:rPr>
              <w:delText>Strategy</w:delText>
            </w:r>
            <w:r w:rsidRPr="00415FAD" w:rsidDel="00AC7143">
              <w:rPr>
                <w:rFonts w:cstheme="minorHAnsi"/>
                <w:b w:val="0"/>
                <w:noProof/>
                <w:webHidden/>
                <w:szCs w:val="24"/>
              </w:rPr>
              <w:tab/>
              <w:delText>23</w:delText>
            </w:r>
          </w:del>
        </w:p>
        <w:p w14:paraId="7E5A1124" w14:textId="4A230595" w:rsidR="003256A9" w:rsidRPr="00415FAD" w:rsidDel="00AC7143" w:rsidRDefault="003256A9">
          <w:pPr>
            <w:pStyle w:val="TOC2"/>
            <w:rPr>
              <w:del w:id="135" w:author="Travis Kemp" w:date="2017-12-03T06:50:00Z"/>
              <w:rFonts w:asciiTheme="minorHAnsi" w:eastAsiaTheme="minorEastAsia" w:hAnsiTheme="minorHAnsi" w:cstheme="minorHAnsi"/>
              <w:noProof/>
              <w:szCs w:val="24"/>
            </w:rPr>
          </w:pPr>
          <w:del w:id="136" w:author="Travis Kemp" w:date="2017-12-03T06:50:00Z">
            <w:r w:rsidRPr="00415FAD" w:rsidDel="00AC7143">
              <w:rPr>
                <w:rPrChange w:id="137" w:author="Travis Kemp" w:date="2017-12-03T07:02:00Z">
                  <w:rPr>
                    <w:rStyle w:val="Hyperlink"/>
                    <w:rFonts w:cstheme="minorHAnsi"/>
                    <w:noProof/>
                    <w:szCs w:val="24"/>
                  </w:rPr>
                </w:rPrChange>
              </w:rPr>
              <w:delText>What amenities appeal to Young Professionals?</w:delText>
            </w:r>
            <w:r w:rsidRPr="00415FAD" w:rsidDel="00AC7143">
              <w:rPr>
                <w:rFonts w:cstheme="minorHAnsi"/>
                <w:noProof/>
                <w:webHidden/>
                <w:szCs w:val="24"/>
              </w:rPr>
              <w:tab/>
              <w:delText>23</w:delText>
            </w:r>
          </w:del>
        </w:p>
        <w:p w14:paraId="605083E4" w14:textId="0222724B" w:rsidR="003256A9" w:rsidRPr="00415FAD" w:rsidDel="00AC7143" w:rsidRDefault="003256A9">
          <w:pPr>
            <w:pStyle w:val="TOC2"/>
            <w:rPr>
              <w:del w:id="138" w:author="Travis Kemp" w:date="2017-12-03T06:50:00Z"/>
              <w:rFonts w:asciiTheme="minorHAnsi" w:eastAsiaTheme="minorEastAsia" w:hAnsiTheme="minorHAnsi" w:cstheme="minorHAnsi"/>
              <w:noProof/>
              <w:szCs w:val="24"/>
            </w:rPr>
          </w:pPr>
          <w:del w:id="139" w:author="Travis Kemp" w:date="2017-12-03T06:50:00Z">
            <w:r w:rsidRPr="00415FAD" w:rsidDel="00AC7143">
              <w:rPr>
                <w:rPrChange w:id="140" w:author="Travis Kemp" w:date="2017-12-03T07:02:00Z">
                  <w:rPr>
                    <w:rStyle w:val="Hyperlink"/>
                    <w:rFonts w:cstheme="minorHAnsi"/>
                    <w:noProof/>
                    <w:szCs w:val="24"/>
                  </w:rPr>
                </w:rPrChange>
              </w:rPr>
              <w:delText>How do Young Professionals experience movies?</w:delText>
            </w:r>
            <w:r w:rsidRPr="00415FAD" w:rsidDel="00AC7143">
              <w:rPr>
                <w:rFonts w:cstheme="minorHAnsi"/>
                <w:noProof/>
                <w:webHidden/>
                <w:szCs w:val="24"/>
              </w:rPr>
              <w:tab/>
              <w:delText>24</w:delText>
            </w:r>
          </w:del>
        </w:p>
        <w:p w14:paraId="0BE0BEBD" w14:textId="4D7AFE6F" w:rsidR="003256A9" w:rsidRPr="00415FAD" w:rsidDel="00AC7143" w:rsidRDefault="003256A9">
          <w:pPr>
            <w:pStyle w:val="TOC1"/>
            <w:tabs>
              <w:tab w:val="right" w:leader="dot" w:pos="8630"/>
            </w:tabs>
            <w:rPr>
              <w:del w:id="141" w:author="Travis Kemp" w:date="2017-12-03T06:50:00Z"/>
              <w:rFonts w:eastAsiaTheme="minorEastAsia" w:cstheme="minorHAnsi"/>
              <w:b w:val="0"/>
              <w:noProof/>
              <w:szCs w:val="24"/>
            </w:rPr>
          </w:pPr>
          <w:del w:id="142" w:author="Travis Kemp" w:date="2017-12-03T06:50:00Z">
            <w:r w:rsidRPr="00415FAD" w:rsidDel="00AC7143">
              <w:rPr>
                <w:rPrChange w:id="143" w:author="Travis Kemp" w:date="2017-12-03T07:02:00Z">
                  <w:rPr>
                    <w:rStyle w:val="Hyperlink"/>
                    <w:rFonts w:cstheme="minorHAnsi"/>
                    <w:b w:val="0"/>
                    <w:noProof/>
                    <w:szCs w:val="24"/>
                  </w:rPr>
                </w:rPrChange>
              </w:rPr>
              <w:delText>Conclusion</w:delText>
            </w:r>
            <w:r w:rsidRPr="00415FAD" w:rsidDel="00AC7143">
              <w:rPr>
                <w:rFonts w:cstheme="minorHAnsi"/>
                <w:b w:val="0"/>
                <w:noProof/>
                <w:webHidden/>
                <w:szCs w:val="24"/>
              </w:rPr>
              <w:tab/>
              <w:delText>25</w:delText>
            </w:r>
          </w:del>
        </w:p>
        <w:p w14:paraId="48020445" w14:textId="559F77F7" w:rsidR="003256A9" w:rsidRPr="00415FAD" w:rsidDel="00AC7143" w:rsidRDefault="003256A9">
          <w:pPr>
            <w:pStyle w:val="TOC1"/>
            <w:tabs>
              <w:tab w:val="right" w:leader="dot" w:pos="8630"/>
            </w:tabs>
            <w:rPr>
              <w:del w:id="144" w:author="Travis Kemp" w:date="2017-12-03T06:50:00Z"/>
              <w:rFonts w:eastAsiaTheme="minorEastAsia" w:cstheme="minorHAnsi"/>
              <w:b w:val="0"/>
              <w:noProof/>
              <w:szCs w:val="24"/>
            </w:rPr>
          </w:pPr>
          <w:del w:id="145" w:author="Travis Kemp" w:date="2017-12-03T06:50:00Z">
            <w:r w:rsidRPr="00415FAD" w:rsidDel="00AC7143">
              <w:rPr>
                <w:rPrChange w:id="146" w:author="Travis Kemp" w:date="2017-12-03T07:02:00Z">
                  <w:rPr>
                    <w:rStyle w:val="Hyperlink"/>
                    <w:rFonts w:cstheme="minorHAnsi"/>
                    <w:b w:val="0"/>
                    <w:noProof/>
                    <w:szCs w:val="24"/>
                  </w:rPr>
                </w:rPrChange>
              </w:rPr>
              <w:delText>Recommendations</w:delText>
            </w:r>
            <w:r w:rsidRPr="00415FAD" w:rsidDel="00AC7143">
              <w:rPr>
                <w:rFonts w:cstheme="minorHAnsi"/>
                <w:b w:val="0"/>
                <w:noProof/>
                <w:webHidden/>
                <w:szCs w:val="24"/>
              </w:rPr>
              <w:tab/>
              <w:delText>25</w:delText>
            </w:r>
          </w:del>
        </w:p>
        <w:p w14:paraId="106A99F8" w14:textId="1A4EE9A6" w:rsidR="003256A9" w:rsidRPr="00415FAD" w:rsidDel="00AC7143" w:rsidRDefault="003256A9">
          <w:pPr>
            <w:pStyle w:val="TOC1"/>
            <w:tabs>
              <w:tab w:val="right" w:leader="dot" w:pos="8630"/>
            </w:tabs>
            <w:rPr>
              <w:del w:id="147" w:author="Travis Kemp" w:date="2017-12-03T06:50:00Z"/>
              <w:rFonts w:eastAsiaTheme="minorEastAsia" w:cstheme="minorHAnsi"/>
              <w:b w:val="0"/>
              <w:noProof/>
              <w:szCs w:val="24"/>
            </w:rPr>
          </w:pPr>
          <w:del w:id="148" w:author="Travis Kemp" w:date="2017-12-03T06:50:00Z">
            <w:r w:rsidRPr="00415FAD" w:rsidDel="00AC7143">
              <w:rPr>
                <w:rPrChange w:id="149" w:author="Travis Kemp" w:date="2017-12-03T07:02:00Z">
                  <w:rPr>
                    <w:rStyle w:val="Hyperlink"/>
                    <w:rFonts w:cstheme="minorHAnsi"/>
                    <w:b w:val="0"/>
                    <w:noProof/>
                    <w:szCs w:val="24"/>
                  </w:rPr>
                </w:rPrChange>
              </w:rPr>
              <w:delText>Appendix</w:delText>
            </w:r>
            <w:r w:rsidRPr="00415FAD" w:rsidDel="00AC7143">
              <w:rPr>
                <w:rFonts w:cstheme="minorHAnsi"/>
                <w:b w:val="0"/>
                <w:noProof/>
                <w:webHidden/>
                <w:szCs w:val="24"/>
              </w:rPr>
              <w:tab/>
              <w:delText>25</w:delText>
            </w:r>
          </w:del>
        </w:p>
        <w:p w14:paraId="64A17CD5" w14:textId="7CA4C6DA" w:rsidR="003256A9" w:rsidRPr="00415FAD" w:rsidDel="00AC7143" w:rsidRDefault="003256A9">
          <w:pPr>
            <w:pStyle w:val="TOC2"/>
            <w:rPr>
              <w:del w:id="150" w:author="Travis Kemp" w:date="2017-12-03T06:50:00Z"/>
              <w:rFonts w:asciiTheme="minorHAnsi" w:eastAsiaTheme="minorEastAsia" w:hAnsiTheme="minorHAnsi" w:cstheme="minorHAnsi"/>
              <w:noProof/>
              <w:szCs w:val="24"/>
            </w:rPr>
          </w:pPr>
          <w:del w:id="151" w:author="Travis Kemp" w:date="2017-12-03T06:50:00Z">
            <w:r w:rsidRPr="00415FAD" w:rsidDel="00AC7143">
              <w:rPr>
                <w:rPrChange w:id="152" w:author="Travis Kemp" w:date="2017-12-03T07:02:00Z">
                  <w:rPr>
                    <w:rStyle w:val="Hyperlink"/>
                    <w:rFonts w:cstheme="minorHAnsi"/>
                    <w:noProof/>
                    <w:szCs w:val="24"/>
                  </w:rPr>
                </w:rPrChange>
              </w:rPr>
              <w:delText>Uxpressia Personas</w:delText>
            </w:r>
            <w:r w:rsidRPr="00415FAD" w:rsidDel="00AC7143">
              <w:rPr>
                <w:rFonts w:cstheme="minorHAnsi"/>
                <w:noProof/>
                <w:webHidden/>
                <w:szCs w:val="24"/>
              </w:rPr>
              <w:tab/>
              <w:delText>25</w:delText>
            </w:r>
          </w:del>
        </w:p>
        <w:p w14:paraId="62C9F687" w14:textId="4055FAE0" w:rsidR="003256A9" w:rsidRPr="00415FAD" w:rsidDel="00AC7143" w:rsidRDefault="003256A9">
          <w:pPr>
            <w:pStyle w:val="TOC2"/>
            <w:rPr>
              <w:del w:id="153" w:author="Travis Kemp" w:date="2017-12-03T06:50:00Z"/>
              <w:rFonts w:asciiTheme="minorHAnsi" w:eastAsiaTheme="minorEastAsia" w:hAnsiTheme="minorHAnsi" w:cstheme="minorHAnsi"/>
              <w:noProof/>
              <w:szCs w:val="24"/>
            </w:rPr>
          </w:pPr>
          <w:del w:id="154" w:author="Travis Kemp" w:date="2017-12-03T06:50:00Z">
            <w:r w:rsidRPr="00415FAD" w:rsidDel="00AC7143">
              <w:rPr>
                <w:rPrChange w:id="155" w:author="Travis Kemp" w:date="2017-12-03T07:02:00Z">
                  <w:rPr>
                    <w:rStyle w:val="Hyperlink"/>
                    <w:rFonts w:cstheme="minorHAnsi"/>
                    <w:noProof/>
                    <w:szCs w:val="24"/>
                  </w:rPr>
                </w:rPrChange>
              </w:rPr>
              <w:delText>Word Clouds</w:delText>
            </w:r>
            <w:r w:rsidRPr="00415FAD" w:rsidDel="00AC7143">
              <w:rPr>
                <w:rFonts w:cstheme="minorHAnsi"/>
                <w:noProof/>
                <w:webHidden/>
                <w:szCs w:val="24"/>
              </w:rPr>
              <w:tab/>
              <w:delText>27</w:delText>
            </w:r>
          </w:del>
        </w:p>
        <w:p w14:paraId="7903743A" w14:textId="55E3E858" w:rsidR="003256A9" w:rsidRPr="00415FAD" w:rsidDel="00AC7143" w:rsidRDefault="003256A9">
          <w:pPr>
            <w:pStyle w:val="TOC1"/>
            <w:tabs>
              <w:tab w:val="right" w:leader="dot" w:pos="8630"/>
            </w:tabs>
            <w:rPr>
              <w:del w:id="156" w:author="Travis Kemp" w:date="2017-12-03T06:50:00Z"/>
              <w:rFonts w:eastAsiaTheme="minorEastAsia" w:cstheme="minorHAnsi"/>
              <w:b w:val="0"/>
              <w:noProof/>
              <w:szCs w:val="24"/>
            </w:rPr>
          </w:pPr>
          <w:del w:id="157" w:author="Travis Kemp" w:date="2017-12-03T06:50:00Z">
            <w:r w:rsidRPr="00415FAD" w:rsidDel="00AC7143">
              <w:rPr>
                <w:rPrChange w:id="158" w:author="Travis Kemp" w:date="2017-12-03T07:02:00Z">
                  <w:rPr>
                    <w:rStyle w:val="Hyperlink"/>
                    <w:rFonts w:cstheme="minorHAnsi"/>
                    <w:b w:val="0"/>
                    <w:noProof/>
                    <w:szCs w:val="24"/>
                  </w:rPr>
                </w:rPrChange>
              </w:rPr>
              <w:delText>References</w:delText>
            </w:r>
            <w:r w:rsidRPr="00415FAD" w:rsidDel="00AC7143">
              <w:rPr>
                <w:rFonts w:cstheme="minorHAnsi"/>
                <w:b w:val="0"/>
                <w:noProof/>
                <w:webHidden/>
                <w:szCs w:val="24"/>
              </w:rPr>
              <w:tab/>
              <w:delText>29</w:delText>
            </w:r>
          </w:del>
        </w:p>
        <w:p w14:paraId="2B2E9461" w14:textId="7EADE9EB" w:rsidR="003256A9" w:rsidRPr="00415FAD" w:rsidRDefault="003256A9">
          <w:pPr>
            <w:rPr>
              <w:rFonts w:cstheme="minorHAnsi"/>
              <w:szCs w:val="24"/>
            </w:rPr>
          </w:pPr>
          <w:r w:rsidRPr="00415FAD">
            <w:rPr>
              <w:rFonts w:cstheme="minorHAnsi"/>
              <w:b/>
              <w:bCs/>
              <w:noProof/>
              <w:szCs w:val="24"/>
              <w:rPrChange w:id="159" w:author="Travis Kemp" w:date="2017-12-03T07:02:00Z">
                <w:rPr>
                  <w:rFonts w:cstheme="minorHAnsi"/>
                  <w:b/>
                  <w:bCs/>
                  <w:noProof/>
                  <w:szCs w:val="24"/>
                </w:rPr>
              </w:rPrChange>
            </w:rPr>
            <w:fldChar w:fldCharType="end"/>
          </w:r>
        </w:p>
      </w:sdtContent>
    </w:sdt>
    <w:p w14:paraId="15937E2D" w14:textId="77777777" w:rsidR="00914BC5" w:rsidRPr="00415FAD" w:rsidRDefault="00914BC5" w:rsidP="00DF5BB1">
      <w:pPr>
        <w:spacing w:after="120" w:line="276" w:lineRule="auto"/>
        <w:rPr>
          <w:rFonts w:eastAsiaTheme="majorEastAsia" w:cstheme="minorHAnsi"/>
          <w:color w:val="365F91" w:themeColor="accent1" w:themeShade="BF"/>
          <w:szCs w:val="24"/>
        </w:rPr>
      </w:pPr>
      <w:r w:rsidRPr="00415FAD">
        <w:rPr>
          <w:rFonts w:cstheme="minorHAnsi"/>
          <w:szCs w:val="24"/>
        </w:rPr>
        <w:br w:type="page"/>
      </w:r>
    </w:p>
    <w:p w14:paraId="5EA634DA" w14:textId="507E3A68" w:rsidR="006A2CD4" w:rsidRPr="00415FAD" w:rsidRDefault="006A2CD4" w:rsidP="00DF5BB1">
      <w:pPr>
        <w:pStyle w:val="Heading1"/>
        <w:spacing w:after="120" w:line="276" w:lineRule="auto"/>
        <w:rPr>
          <w:rFonts w:cstheme="minorHAnsi"/>
          <w:sz w:val="24"/>
          <w:szCs w:val="24"/>
        </w:rPr>
      </w:pPr>
      <w:bookmarkStart w:id="160" w:name="_Toc500048515"/>
      <w:r w:rsidRPr="00415FAD">
        <w:rPr>
          <w:rFonts w:cstheme="minorHAnsi"/>
          <w:sz w:val="24"/>
          <w:szCs w:val="24"/>
        </w:rPr>
        <w:lastRenderedPageBreak/>
        <w:t>Executive Summary</w:t>
      </w:r>
      <w:bookmarkEnd w:id="160"/>
    </w:p>
    <w:p w14:paraId="58EFA5D0" w14:textId="514D9F5B" w:rsidR="00DF5BB1" w:rsidRPr="00415FAD" w:rsidRDefault="00DF5BB1" w:rsidP="00DF5BB1">
      <w:pPr>
        <w:pStyle w:val="Heading2"/>
        <w:spacing w:after="120" w:line="276" w:lineRule="auto"/>
        <w:rPr>
          <w:rFonts w:asciiTheme="minorHAnsi" w:hAnsiTheme="minorHAnsi" w:cstheme="minorHAnsi"/>
          <w:b/>
          <w:szCs w:val="24"/>
        </w:rPr>
      </w:pPr>
      <w:bookmarkStart w:id="161" w:name="_Toc500048516"/>
      <w:r w:rsidRPr="00415FAD">
        <w:rPr>
          <w:rFonts w:asciiTheme="minorHAnsi" w:hAnsiTheme="minorHAnsi" w:cstheme="minorHAnsi"/>
          <w:b/>
          <w:szCs w:val="24"/>
        </w:rPr>
        <w:t>Overall Project Summary</w:t>
      </w:r>
      <w:bookmarkEnd w:id="161"/>
    </w:p>
    <w:p w14:paraId="6C10D5C9" w14:textId="0942B0A0" w:rsidR="00500BFE" w:rsidRPr="00415FAD" w:rsidRDefault="00DF5BB1" w:rsidP="00DF5BB1">
      <w:pPr>
        <w:spacing w:after="120" w:line="276" w:lineRule="auto"/>
        <w:rPr>
          <w:rFonts w:cstheme="minorHAnsi"/>
          <w:szCs w:val="24"/>
        </w:rPr>
      </w:pPr>
      <w:r w:rsidRPr="00415FAD">
        <w:rPr>
          <w:rFonts w:cstheme="minorHAnsi"/>
          <w:szCs w:val="24"/>
        </w:rPr>
        <w:tab/>
        <w:t xml:space="preserve">The </w:t>
      </w:r>
      <w:commentRangeStart w:id="162"/>
      <w:r w:rsidRPr="00415FAD">
        <w:rPr>
          <w:rFonts w:cstheme="minorHAnsi"/>
          <w:szCs w:val="24"/>
        </w:rPr>
        <w:t>consumer video entertainment industry</w:t>
      </w:r>
      <w:commentRangeEnd w:id="162"/>
      <w:r w:rsidR="007E0378" w:rsidRPr="00415FAD">
        <w:rPr>
          <w:rStyle w:val="CommentReference"/>
          <w:rFonts w:cstheme="minorHAnsi"/>
          <w:sz w:val="24"/>
          <w:szCs w:val="24"/>
        </w:rPr>
        <w:commentReference w:id="162"/>
      </w:r>
      <w:ins w:id="163" w:author="Travis Kemp" w:date="2017-12-01T06:31:00Z">
        <w:r w:rsidR="008052BE" w:rsidRPr="00415FAD">
          <w:rPr>
            <w:rFonts w:cstheme="minorHAnsi"/>
            <w:szCs w:val="24"/>
          </w:rPr>
          <w:t xml:space="preserve"> – currently comprised of many players, from mov</w:t>
        </w:r>
      </w:ins>
      <w:ins w:id="164" w:author="Travis Kemp" w:date="2017-12-01T06:32:00Z">
        <w:r w:rsidR="008052BE" w:rsidRPr="00415FAD">
          <w:rPr>
            <w:rFonts w:cstheme="minorHAnsi"/>
            <w:szCs w:val="24"/>
          </w:rPr>
          <w:t xml:space="preserve">ie </w:t>
        </w:r>
      </w:ins>
      <w:r w:rsidR="00A952B8" w:rsidRPr="00415FAD">
        <w:rPr>
          <w:rFonts w:cstheme="minorHAnsi"/>
          <w:szCs w:val="24"/>
        </w:rPr>
        <w:t>theater</w:t>
      </w:r>
      <w:ins w:id="165" w:author="Travis Kemp" w:date="2017-12-01T06:32:00Z">
        <w:r w:rsidR="008052BE" w:rsidRPr="00415FAD">
          <w:rPr>
            <w:rFonts w:cstheme="minorHAnsi"/>
            <w:szCs w:val="24"/>
          </w:rPr>
          <w:t xml:space="preserve"> chains and film studios to streaming content services - </w:t>
        </w:r>
      </w:ins>
      <w:r w:rsidRPr="00415FAD">
        <w:rPr>
          <w:rFonts w:cstheme="minorHAnsi"/>
          <w:szCs w:val="24"/>
        </w:rPr>
        <w:t xml:space="preserve"> is going through one of the biggest transformations in its history. Traditionally, </w:t>
      </w:r>
      <w:r w:rsidR="007E0378" w:rsidRPr="00415FAD">
        <w:rPr>
          <w:rFonts w:cstheme="minorHAnsi"/>
          <w:szCs w:val="24"/>
        </w:rPr>
        <w:t>consumers seeking entertainment</w:t>
      </w:r>
      <w:r w:rsidRPr="00415FAD">
        <w:rPr>
          <w:rFonts w:cstheme="minorHAnsi"/>
          <w:szCs w:val="24"/>
        </w:rPr>
        <w:t xml:space="preserve"> had to go to their local </w:t>
      </w:r>
      <w:r w:rsidR="00A952B8" w:rsidRPr="00415FAD">
        <w:rPr>
          <w:rFonts w:cstheme="minorHAnsi"/>
          <w:szCs w:val="24"/>
        </w:rPr>
        <w:t>theater</w:t>
      </w:r>
      <w:r w:rsidRPr="00415FAD">
        <w:rPr>
          <w:rFonts w:cstheme="minorHAnsi"/>
          <w:szCs w:val="24"/>
        </w:rPr>
        <w:t xml:space="preserve"> to </w:t>
      </w:r>
      <w:r w:rsidR="007E0378" w:rsidRPr="00415FAD">
        <w:rPr>
          <w:rFonts w:cstheme="minorHAnsi"/>
          <w:szCs w:val="24"/>
        </w:rPr>
        <w:t>watch one of</w:t>
      </w:r>
      <w:r w:rsidRPr="00415FAD">
        <w:rPr>
          <w:rFonts w:cstheme="minorHAnsi"/>
          <w:szCs w:val="24"/>
        </w:rPr>
        <w:t xml:space="preserve"> few select movies</w:t>
      </w:r>
      <w:r w:rsidR="007E0378" w:rsidRPr="00415FAD">
        <w:rPr>
          <w:rFonts w:cstheme="minorHAnsi"/>
          <w:szCs w:val="24"/>
        </w:rPr>
        <w:t>,</w:t>
      </w:r>
      <w:r w:rsidRPr="00415FAD">
        <w:rPr>
          <w:rFonts w:cstheme="minorHAnsi"/>
          <w:szCs w:val="24"/>
        </w:rPr>
        <w:t xml:space="preserve"> as </w:t>
      </w:r>
      <w:r w:rsidR="007E0378" w:rsidRPr="00415FAD">
        <w:rPr>
          <w:rFonts w:cstheme="minorHAnsi"/>
          <w:szCs w:val="24"/>
        </w:rPr>
        <w:t xml:space="preserve">previously arranged between the </w:t>
      </w:r>
      <w:r w:rsidR="00A952B8" w:rsidRPr="00415FAD">
        <w:rPr>
          <w:rFonts w:cstheme="minorHAnsi"/>
          <w:szCs w:val="24"/>
        </w:rPr>
        <w:t>theater</w:t>
      </w:r>
      <w:r w:rsidR="007E0378" w:rsidRPr="00415FAD">
        <w:rPr>
          <w:rFonts w:cstheme="minorHAnsi"/>
          <w:szCs w:val="24"/>
        </w:rPr>
        <w:t xml:space="preserve"> chain and film studios</w:t>
      </w:r>
      <w:r w:rsidRPr="00415FAD">
        <w:rPr>
          <w:rFonts w:cstheme="minorHAnsi"/>
          <w:szCs w:val="24"/>
        </w:rPr>
        <w:t>. Over time, more</w:t>
      </w:r>
      <w:ins w:id="166" w:author="Travis Kemp" w:date="2017-12-01T06:33:00Z">
        <w:r w:rsidR="008052BE" w:rsidRPr="00415FAD">
          <w:rPr>
            <w:rFonts w:cstheme="minorHAnsi"/>
            <w:szCs w:val="24"/>
          </w:rPr>
          <w:t xml:space="preserve"> </w:t>
        </w:r>
      </w:ins>
      <w:del w:id="167" w:author="Travis Kemp" w:date="2017-12-01T06:33:00Z">
        <w:r w:rsidRPr="00415FAD" w:rsidDel="008052BE">
          <w:rPr>
            <w:rFonts w:cstheme="minorHAnsi"/>
            <w:szCs w:val="24"/>
          </w:rPr>
          <w:delText xml:space="preserve"> </w:delText>
        </w:r>
      </w:del>
      <w:r w:rsidR="00A952B8" w:rsidRPr="00415FAD">
        <w:rPr>
          <w:rFonts w:cstheme="minorHAnsi"/>
          <w:szCs w:val="24"/>
        </w:rPr>
        <w:t>theater</w:t>
      </w:r>
      <w:ins w:id="168" w:author="Travis Kemp" w:date="2017-12-01T06:33:00Z">
        <w:r w:rsidR="008052BE" w:rsidRPr="00415FAD">
          <w:rPr>
            <w:rFonts w:cstheme="minorHAnsi"/>
            <w:szCs w:val="24"/>
          </w:rPr>
          <w:t>s</w:t>
        </w:r>
      </w:ins>
      <w:del w:id="169" w:author="Travis Kemp" w:date="2017-12-01T06:33:00Z">
        <w:r w:rsidRPr="00415FAD" w:rsidDel="008052BE">
          <w:rPr>
            <w:rFonts w:cstheme="minorHAnsi"/>
            <w:szCs w:val="24"/>
          </w:rPr>
          <w:delText>theatre</w:delText>
        </w:r>
      </w:del>
      <w:del w:id="170" w:author="Travis Kemp" w:date="2017-12-01T06:32:00Z">
        <w:r w:rsidRPr="00415FAD" w:rsidDel="008052BE">
          <w:rPr>
            <w:rFonts w:cstheme="minorHAnsi"/>
            <w:szCs w:val="24"/>
          </w:rPr>
          <w:delText>s</w:delText>
        </w:r>
      </w:del>
      <w:r w:rsidRPr="00415FAD">
        <w:rPr>
          <w:rFonts w:cstheme="minorHAnsi"/>
          <w:szCs w:val="24"/>
        </w:rPr>
        <w:t xml:space="preserve"> introduced more </w:t>
      </w:r>
      <w:ins w:id="171" w:author="Travis Kemp" w:date="2017-12-01T06:33:00Z">
        <w:r w:rsidR="008052BE" w:rsidRPr="00415FAD">
          <w:rPr>
            <w:rFonts w:cstheme="minorHAnsi"/>
            <w:szCs w:val="24"/>
          </w:rPr>
          <w:t>showtimes</w:t>
        </w:r>
      </w:ins>
      <w:commentRangeStart w:id="172"/>
      <w:del w:id="173" w:author="Travis Kemp" w:date="2017-12-01T06:32:00Z">
        <w:r w:rsidRPr="00415FAD" w:rsidDel="008052BE">
          <w:rPr>
            <w:rFonts w:cstheme="minorHAnsi"/>
            <w:szCs w:val="24"/>
          </w:rPr>
          <w:delText>shows</w:delText>
        </w:r>
        <w:commentRangeEnd w:id="172"/>
        <w:r w:rsidR="007E0378" w:rsidRPr="00415FAD" w:rsidDel="008052BE">
          <w:rPr>
            <w:rStyle w:val="CommentReference"/>
            <w:rFonts w:cstheme="minorHAnsi"/>
            <w:sz w:val="24"/>
            <w:szCs w:val="24"/>
          </w:rPr>
          <w:commentReference w:id="172"/>
        </w:r>
      </w:del>
      <w:ins w:id="174" w:author="Amber Soriano" w:date="2017-11-28T18:56:00Z">
        <w:del w:id="175" w:author="Travis Kemp" w:date="2017-12-01T06:32:00Z">
          <w:r w:rsidR="007E0378" w:rsidRPr="00415FAD" w:rsidDel="008052BE">
            <w:rPr>
              <w:rFonts w:cstheme="minorHAnsi"/>
              <w:szCs w:val="24"/>
            </w:rPr>
            <w:delText>,</w:delText>
          </w:r>
        </w:del>
      </w:ins>
      <w:r w:rsidRPr="00415FAD">
        <w:rPr>
          <w:rFonts w:cstheme="minorHAnsi"/>
          <w:szCs w:val="24"/>
        </w:rPr>
        <w:t xml:space="preserve"> and television became a more compelling product</w:t>
      </w:r>
      <w:r w:rsidR="007E0378" w:rsidRPr="00415FAD">
        <w:rPr>
          <w:rFonts w:cstheme="minorHAnsi"/>
          <w:szCs w:val="24"/>
        </w:rPr>
        <w:t xml:space="preserve"> – meaning more people were staying home for entertainment.</w:t>
      </w:r>
      <w:r w:rsidRPr="00415FAD">
        <w:rPr>
          <w:rFonts w:cstheme="minorHAnsi"/>
          <w:szCs w:val="24"/>
        </w:rPr>
        <w:t xml:space="preserve"> This transformation continued slowly</w:t>
      </w:r>
      <w:r w:rsidR="007E0378" w:rsidRPr="00415FAD">
        <w:rPr>
          <w:rFonts w:cstheme="minorHAnsi"/>
          <w:szCs w:val="24"/>
        </w:rPr>
        <w:t>,</w:t>
      </w:r>
      <w:r w:rsidRPr="00415FAD">
        <w:rPr>
          <w:rFonts w:cstheme="minorHAnsi"/>
          <w:szCs w:val="24"/>
        </w:rPr>
        <w:t xml:space="preserve"> </w:t>
      </w:r>
      <w:r w:rsidR="007E0378" w:rsidRPr="00415FAD">
        <w:rPr>
          <w:rFonts w:cstheme="minorHAnsi"/>
          <w:szCs w:val="24"/>
        </w:rPr>
        <w:t>creating an</w:t>
      </w:r>
      <w:r w:rsidRPr="00415FAD">
        <w:rPr>
          <w:rFonts w:cstheme="minorHAnsi"/>
          <w:szCs w:val="24"/>
        </w:rPr>
        <w:t xml:space="preserve"> industry </w:t>
      </w:r>
      <w:r w:rsidR="007E0378" w:rsidRPr="00415FAD">
        <w:rPr>
          <w:rFonts w:cstheme="minorHAnsi"/>
          <w:szCs w:val="24"/>
        </w:rPr>
        <w:t>that offered the consumer more and more video content</w:t>
      </w:r>
      <w:r w:rsidRPr="00415FAD">
        <w:rPr>
          <w:rFonts w:cstheme="minorHAnsi"/>
          <w:szCs w:val="24"/>
        </w:rPr>
        <w:t xml:space="preserve">, </w:t>
      </w:r>
      <w:ins w:id="176" w:author="Travis Kemp" w:date="2017-12-01T06:34:00Z">
        <w:r w:rsidR="008052BE" w:rsidRPr="00415FAD">
          <w:rPr>
            <w:rFonts w:cstheme="minorHAnsi"/>
            <w:szCs w:val="24"/>
          </w:rPr>
          <w:t>accelerating with</w:t>
        </w:r>
      </w:ins>
      <w:del w:id="177" w:author="Travis Kemp" w:date="2017-12-01T06:34:00Z">
        <w:r w:rsidRPr="00415FAD" w:rsidDel="008052BE">
          <w:rPr>
            <w:rFonts w:cstheme="minorHAnsi"/>
            <w:szCs w:val="24"/>
          </w:rPr>
          <w:delText>until</w:delText>
        </w:r>
      </w:del>
      <w:r w:rsidRPr="00415FAD">
        <w:rPr>
          <w:rFonts w:cstheme="minorHAnsi"/>
          <w:szCs w:val="24"/>
        </w:rPr>
        <w:t xml:space="preserve"> a</w:t>
      </w:r>
      <w:r w:rsidR="00500BFE" w:rsidRPr="00415FAD">
        <w:rPr>
          <w:rFonts w:cstheme="minorHAnsi"/>
          <w:szCs w:val="24"/>
        </w:rPr>
        <w:t>n explosion of options appear</w:t>
      </w:r>
      <w:ins w:id="178" w:author="Travis Kemp" w:date="2017-12-01T06:34:00Z">
        <w:r w:rsidR="008052BE" w:rsidRPr="00415FAD">
          <w:rPr>
            <w:rFonts w:cstheme="minorHAnsi"/>
            <w:szCs w:val="24"/>
          </w:rPr>
          <w:t>ing</w:t>
        </w:r>
      </w:ins>
      <w:del w:id="179" w:author="Travis Kemp" w:date="2017-12-01T06:34:00Z">
        <w:r w:rsidR="00500BFE" w:rsidRPr="00415FAD" w:rsidDel="008052BE">
          <w:rPr>
            <w:rFonts w:cstheme="minorHAnsi"/>
            <w:szCs w:val="24"/>
          </w:rPr>
          <w:delText>ed</w:delText>
        </w:r>
      </w:del>
      <w:r w:rsidR="00500BFE" w:rsidRPr="00415FAD">
        <w:rPr>
          <w:rFonts w:cstheme="minorHAnsi"/>
          <w:szCs w:val="24"/>
        </w:rPr>
        <w:t xml:space="preserve"> in the last decade. </w:t>
      </w:r>
    </w:p>
    <w:p w14:paraId="31E193F8" w14:textId="2C5CCF29" w:rsidR="00766E0D" w:rsidRPr="00415FAD" w:rsidRDefault="00500BFE" w:rsidP="00DF5BB1">
      <w:pPr>
        <w:spacing w:after="120" w:line="276" w:lineRule="auto"/>
        <w:rPr>
          <w:ins w:id="180" w:author="Amber Soriano" w:date="2017-11-28T19:08:00Z"/>
          <w:rFonts w:cstheme="minorHAnsi"/>
          <w:szCs w:val="24"/>
        </w:rPr>
      </w:pPr>
      <w:r w:rsidRPr="00415FAD">
        <w:rPr>
          <w:rFonts w:cstheme="minorHAnsi"/>
          <w:szCs w:val="24"/>
        </w:rPr>
        <w:tab/>
      </w:r>
      <w:r w:rsidR="00E13126" w:rsidRPr="00415FAD">
        <w:rPr>
          <w:rFonts w:cstheme="minorHAnsi"/>
          <w:szCs w:val="24"/>
        </w:rPr>
        <w:t xml:space="preserve">Individuals </w:t>
      </w:r>
      <w:r w:rsidRPr="00415FAD">
        <w:rPr>
          <w:rFonts w:cstheme="minorHAnsi"/>
          <w:szCs w:val="24"/>
        </w:rPr>
        <w:t xml:space="preserve">now have more ways to consume </w:t>
      </w:r>
      <w:r w:rsidR="007E0378" w:rsidRPr="00415FAD">
        <w:rPr>
          <w:rFonts w:cstheme="minorHAnsi"/>
          <w:szCs w:val="24"/>
        </w:rPr>
        <w:t xml:space="preserve">video </w:t>
      </w:r>
      <w:r w:rsidRPr="00415FAD">
        <w:rPr>
          <w:rFonts w:cstheme="minorHAnsi"/>
          <w:szCs w:val="24"/>
        </w:rPr>
        <w:t xml:space="preserve">entertainment </w:t>
      </w:r>
      <w:del w:id="181" w:author="Travis Kemp" w:date="2017-12-01T10:06:00Z">
        <w:r w:rsidRPr="00415FAD" w:rsidDel="008A4CB0">
          <w:rPr>
            <w:rFonts w:cstheme="minorHAnsi"/>
            <w:szCs w:val="24"/>
          </w:rPr>
          <w:delText>then</w:delText>
        </w:r>
      </w:del>
      <w:ins w:id="182" w:author="Travis Kemp" w:date="2017-12-01T10:06:00Z">
        <w:r w:rsidR="008A4CB0" w:rsidRPr="00415FAD">
          <w:rPr>
            <w:rFonts w:cstheme="minorHAnsi"/>
            <w:szCs w:val="24"/>
          </w:rPr>
          <w:t>than</w:t>
        </w:r>
      </w:ins>
      <w:r w:rsidRPr="00415FAD">
        <w:rPr>
          <w:rFonts w:cstheme="minorHAnsi"/>
          <w:szCs w:val="24"/>
        </w:rPr>
        <w:t xml:space="preserve"> ever before. </w:t>
      </w:r>
      <w:r w:rsidR="007E0378" w:rsidRPr="00415FAD">
        <w:rPr>
          <w:rFonts w:cstheme="minorHAnsi"/>
          <w:szCs w:val="24"/>
        </w:rPr>
        <w:t xml:space="preserve">Movie </w:t>
      </w:r>
      <w:r w:rsidR="00A952B8" w:rsidRPr="00415FAD">
        <w:rPr>
          <w:rFonts w:cstheme="minorHAnsi"/>
          <w:szCs w:val="24"/>
        </w:rPr>
        <w:t>theater</w:t>
      </w:r>
      <w:r w:rsidR="007E0378" w:rsidRPr="00415FAD">
        <w:rPr>
          <w:rFonts w:cstheme="minorHAnsi"/>
          <w:szCs w:val="24"/>
        </w:rPr>
        <w:t>s</w:t>
      </w:r>
      <w:r w:rsidRPr="00415FAD">
        <w:rPr>
          <w:rFonts w:cstheme="minorHAnsi"/>
          <w:szCs w:val="24"/>
        </w:rPr>
        <w:t xml:space="preserve"> and </w:t>
      </w:r>
      <w:r w:rsidR="007E0378" w:rsidRPr="00415FAD">
        <w:rPr>
          <w:rFonts w:cstheme="minorHAnsi"/>
          <w:szCs w:val="24"/>
        </w:rPr>
        <w:t xml:space="preserve">televisions </w:t>
      </w:r>
      <w:r w:rsidRPr="00415FAD">
        <w:rPr>
          <w:rFonts w:cstheme="minorHAnsi"/>
          <w:szCs w:val="24"/>
        </w:rPr>
        <w:t>still exist, but</w:t>
      </w:r>
      <w:r w:rsidR="007E0378" w:rsidRPr="00415FAD">
        <w:rPr>
          <w:rFonts w:cstheme="minorHAnsi"/>
          <w:szCs w:val="24"/>
        </w:rPr>
        <w:t xml:space="preserve"> popular,</w:t>
      </w:r>
      <w:r w:rsidRPr="00415FAD">
        <w:rPr>
          <w:rFonts w:cstheme="minorHAnsi"/>
          <w:szCs w:val="24"/>
        </w:rPr>
        <w:t xml:space="preserve"> </w:t>
      </w:r>
      <w:r w:rsidR="007E0378" w:rsidRPr="00415FAD">
        <w:rPr>
          <w:rFonts w:cstheme="minorHAnsi"/>
          <w:szCs w:val="24"/>
        </w:rPr>
        <w:t>direct-</w:t>
      </w:r>
      <w:r w:rsidRPr="00415FAD">
        <w:rPr>
          <w:rFonts w:cstheme="minorHAnsi"/>
          <w:szCs w:val="24"/>
        </w:rPr>
        <w:t>to</w:t>
      </w:r>
      <w:r w:rsidR="007E0378" w:rsidRPr="00415FAD">
        <w:rPr>
          <w:rFonts w:cstheme="minorHAnsi"/>
          <w:szCs w:val="24"/>
        </w:rPr>
        <w:t>-</w:t>
      </w:r>
      <w:r w:rsidRPr="00415FAD">
        <w:rPr>
          <w:rFonts w:cstheme="minorHAnsi"/>
          <w:szCs w:val="24"/>
        </w:rPr>
        <w:t xml:space="preserve">consumer options </w:t>
      </w:r>
      <w:r w:rsidR="007E0378" w:rsidRPr="00415FAD">
        <w:rPr>
          <w:rFonts w:cstheme="minorHAnsi"/>
          <w:szCs w:val="24"/>
        </w:rPr>
        <w:t>such as</w:t>
      </w:r>
      <w:r w:rsidRPr="00415FAD">
        <w:rPr>
          <w:rFonts w:cstheme="minorHAnsi"/>
          <w:szCs w:val="24"/>
        </w:rPr>
        <w:t xml:space="preserve"> Netflix, Amazon Prime and Hulu </w:t>
      </w:r>
      <w:r w:rsidR="007E0378" w:rsidRPr="00415FAD">
        <w:rPr>
          <w:rFonts w:cstheme="minorHAnsi"/>
          <w:szCs w:val="24"/>
        </w:rPr>
        <w:t>provide an array of content on demand</w:t>
      </w:r>
      <w:r w:rsidRPr="00415FAD">
        <w:rPr>
          <w:rFonts w:cstheme="minorHAnsi"/>
          <w:szCs w:val="24"/>
        </w:rPr>
        <w:t xml:space="preserve">. </w:t>
      </w:r>
      <w:r w:rsidR="007E0378" w:rsidRPr="00415FAD">
        <w:rPr>
          <w:rFonts w:cstheme="minorHAnsi"/>
          <w:szCs w:val="24"/>
        </w:rPr>
        <w:t xml:space="preserve">Not only is it simple to access video content, it’s just as simple to create and share – due to sites like YouTube and other social media platforms, </w:t>
      </w:r>
      <w:r w:rsidRPr="00415FAD">
        <w:rPr>
          <w:rFonts w:cstheme="minorHAnsi"/>
          <w:szCs w:val="24"/>
        </w:rPr>
        <w:t>users are consuming more video</w:t>
      </w:r>
      <w:r w:rsidR="007E0378" w:rsidRPr="00415FAD">
        <w:rPr>
          <w:rFonts w:cstheme="minorHAnsi"/>
          <w:szCs w:val="24"/>
        </w:rPr>
        <w:t xml:space="preserve"> content</w:t>
      </w:r>
      <w:r w:rsidRPr="00415FAD">
        <w:rPr>
          <w:rFonts w:cstheme="minorHAnsi"/>
          <w:szCs w:val="24"/>
        </w:rPr>
        <w:t xml:space="preserve"> </w:t>
      </w:r>
      <w:del w:id="183" w:author="Travis Kemp" w:date="2017-12-01T10:06:00Z">
        <w:r w:rsidRPr="00415FAD" w:rsidDel="008A4CB0">
          <w:rPr>
            <w:rFonts w:cstheme="minorHAnsi"/>
            <w:szCs w:val="24"/>
          </w:rPr>
          <w:delText>then</w:delText>
        </w:r>
      </w:del>
      <w:ins w:id="184" w:author="Travis Kemp" w:date="2017-12-01T10:06:00Z">
        <w:r w:rsidR="008A4CB0" w:rsidRPr="00415FAD">
          <w:rPr>
            <w:rFonts w:cstheme="minorHAnsi"/>
            <w:szCs w:val="24"/>
          </w:rPr>
          <w:t>than</w:t>
        </w:r>
      </w:ins>
      <w:r w:rsidRPr="00415FAD">
        <w:rPr>
          <w:rFonts w:cstheme="minorHAnsi"/>
          <w:szCs w:val="24"/>
        </w:rPr>
        <w:t xml:space="preserve"> </w:t>
      </w:r>
      <w:r w:rsidR="007E0378" w:rsidRPr="00415FAD">
        <w:rPr>
          <w:rFonts w:cstheme="minorHAnsi"/>
          <w:szCs w:val="24"/>
        </w:rPr>
        <w:t>any other point in time</w:t>
      </w:r>
      <w:r w:rsidR="00AF3171" w:rsidRPr="00415FAD">
        <w:rPr>
          <w:rFonts w:cstheme="minorHAnsi"/>
          <w:szCs w:val="24"/>
        </w:rPr>
        <w:t>.</w:t>
      </w:r>
    </w:p>
    <w:p w14:paraId="68AD70B0" w14:textId="2E569605" w:rsidR="00500BFE" w:rsidRPr="00415FAD" w:rsidRDefault="00AF3171" w:rsidP="000C0074">
      <w:pPr>
        <w:spacing w:after="120" w:line="276" w:lineRule="auto"/>
        <w:ind w:firstLine="720"/>
        <w:rPr>
          <w:rFonts w:cstheme="minorHAnsi"/>
          <w:szCs w:val="24"/>
        </w:rPr>
      </w:pPr>
      <w:del w:id="185" w:author="Amber Soriano" w:date="2017-11-28T19:08:00Z">
        <w:r w:rsidRPr="00415FAD" w:rsidDel="00766E0D">
          <w:rPr>
            <w:rFonts w:cstheme="minorHAnsi"/>
            <w:szCs w:val="24"/>
          </w:rPr>
          <w:delText xml:space="preserve"> </w:delText>
        </w:r>
      </w:del>
      <w:r w:rsidRPr="00415FAD">
        <w:rPr>
          <w:rFonts w:cstheme="minorHAnsi"/>
          <w:szCs w:val="24"/>
        </w:rPr>
        <w:t>Generational changes have also had an impact, younger generations are consuming their video in shorter and shorter increments</w:t>
      </w:r>
      <w:r w:rsidR="00766E0D" w:rsidRPr="00415FAD">
        <w:rPr>
          <w:rFonts w:cstheme="minorHAnsi"/>
          <w:szCs w:val="24"/>
        </w:rPr>
        <w:t xml:space="preserve"> than before</w:t>
      </w:r>
      <w:r w:rsidRPr="00415FAD">
        <w:rPr>
          <w:rFonts w:cstheme="minorHAnsi"/>
          <w:szCs w:val="24"/>
        </w:rPr>
        <w:t>. As</w:t>
      </w:r>
      <w:r w:rsidR="00766E0D" w:rsidRPr="00415FAD">
        <w:rPr>
          <w:rFonts w:cstheme="minorHAnsi"/>
          <w:szCs w:val="24"/>
        </w:rPr>
        <w:t xml:space="preserve"> indicated in</w:t>
      </w:r>
      <w:r w:rsidRPr="00415FAD">
        <w:rPr>
          <w:rFonts w:cstheme="minorHAnsi"/>
          <w:szCs w:val="24"/>
        </w:rPr>
        <w:t xml:space="preserve"> Figure 1 below, as a video grows in length, consumer</w:t>
      </w:r>
      <w:r w:rsidR="00766E0D" w:rsidRPr="00415FAD">
        <w:rPr>
          <w:rFonts w:cstheme="minorHAnsi"/>
          <w:szCs w:val="24"/>
        </w:rPr>
        <w:t xml:space="preserve"> </w:t>
      </w:r>
      <w:r w:rsidRPr="00415FAD">
        <w:rPr>
          <w:rFonts w:cstheme="minorHAnsi"/>
          <w:szCs w:val="24"/>
        </w:rPr>
        <w:t>engagement</w:t>
      </w:r>
      <w:r w:rsidR="00766E0D" w:rsidRPr="00415FAD">
        <w:rPr>
          <w:rFonts w:cstheme="minorHAnsi"/>
          <w:szCs w:val="24"/>
        </w:rPr>
        <w:t xml:space="preserve"> declines</w:t>
      </w:r>
      <w:r w:rsidRPr="00415FAD">
        <w:rPr>
          <w:rFonts w:cstheme="minorHAnsi"/>
          <w:szCs w:val="24"/>
        </w:rPr>
        <w:t xml:space="preserve">. This is a common problem across </w:t>
      </w:r>
      <w:r w:rsidR="00766E0D" w:rsidRPr="00415FAD">
        <w:rPr>
          <w:rFonts w:cstheme="minorHAnsi"/>
          <w:szCs w:val="24"/>
        </w:rPr>
        <w:t xml:space="preserve">video content </w:t>
      </w:r>
      <w:r w:rsidRPr="00415FAD">
        <w:rPr>
          <w:rFonts w:cstheme="minorHAnsi"/>
          <w:szCs w:val="24"/>
        </w:rPr>
        <w:t>services and platforms</w:t>
      </w:r>
      <w:r w:rsidR="00766E0D" w:rsidRPr="00415FAD">
        <w:rPr>
          <w:rFonts w:cstheme="minorHAnsi"/>
          <w:szCs w:val="24"/>
        </w:rPr>
        <w:t>,</w:t>
      </w:r>
      <w:r w:rsidRPr="00415FAD">
        <w:rPr>
          <w:rFonts w:cstheme="minorHAnsi"/>
          <w:szCs w:val="24"/>
        </w:rPr>
        <w:t xml:space="preserve"> but perhaps one of the most impacted segments is the movie </w:t>
      </w:r>
      <w:r w:rsidR="00A952B8" w:rsidRPr="00415FAD">
        <w:rPr>
          <w:rFonts w:cstheme="minorHAnsi"/>
          <w:szCs w:val="24"/>
        </w:rPr>
        <w:t>theater</w:t>
      </w:r>
      <w:r w:rsidR="00766E0D" w:rsidRPr="00415FAD">
        <w:rPr>
          <w:rFonts w:cstheme="minorHAnsi"/>
          <w:szCs w:val="24"/>
        </w:rPr>
        <w:t xml:space="preserve"> industry</w:t>
      </w:r>
      <w:r w:rsidRPr="00415FAD">
        <w:rPr>
          <w:rFonts w:cstheme="minorHAnsi"/>
          <w:szCs w:val="24"/>
        </w:rPr>
        <w:t>.</w:t>
      </w:r>
      <w:r w:rsidR="000C0074" w:rsidRPr="00415FAD">
        <w:rPr>
          <w:rFonts w:cstheme="minorHAnsi"/>
          <w:szCs w:val="24"/>
        </w:rPr>
        <w:t xml:space="preserve"> Movie theaters are continually challenged on how to create an engaging value proposition that consumers are willing to experience over other options.</w:t>
      </w:r>
    </w:p>
    <w:p w14:paraId="5D058123" w14:textId="6841EFA9" w:rsidR="00AF3171" w:rsidRPr="00415FAD" w:rsidRDefault="00500BFE" w:rsidP="00AF3171">
      <w:pPr>
        <w:spacing w:after="120" w:line="276" w:lineRule="auto"/>
        <w:jc w:val="center"/>
        <w:rPr>
          <w:rFonts w:cstheme="minorHAnsi"/>
          <w:szCs w:val="24"/>
        </w:rPr>
      </w:pPr>
      <w:r w:rsidRPr="00415FAD">
        <w:rPr>
          <w:rFonts w:cstheme="minorHAnsi"/>
          <w:noProof/>
          <w:szCs w:val="24"/>
          <w:rPrChange w:id="186" w:author="Travis Kemp" w:date="2017-12-03T07:02:00Z">
            <w:rPr>
              <w:rFonts w:cstheme="minorHAnsi"/>
              <w:noProof/>
              <w:szCs w:val="24"/>
            </w:rPr>
          </w:rPrChange>
        </w:rPr>
        <w:lastRenderedPageBreak/>
        <w:drawing>
          <wp:inline distT="0" distB="0" distL="0" distR="0" wp14:anchorId="22A433EB" wp14:editId="04FB28D8">
            <wp:extent cx="4572000" cy="3209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729" cy="3210437"/>
                    </a:xfrm>
                    <a:prstGeom prst="rect">
                      <a:avLst/>
                    </a:prstGeom>
                  </pic:spPr>
                </pic:pic>
              </a:graphicData>
            </a:graphic>
          </wp:inline>
        </w:drawing>
      </w:r>
    </w:p>
    <w:p w14:paraId="44940E65" w14:textId="607E93EB" w:rsidR="00500BFE" w:rsidRPr="00415FAD" w:rsidRDefault="00AF3171" w:rsidP="00AF3171">
      <w:pPr>
        <w:tabs>
          <w:tab w:val="left" w:pos="1354"/>
        </w:tabs>
        <w:jc w:val="center"/>
        <w:rPr>
          <w:rFonts w:cstheme="minorHAnsi"/>
          <w:i/>
          <w:szCs w:val="24"/>
        </w:rPr>
      </w:pPr>
      <w:commentRangeStart w:id="187"/>
      <w:r w:rsidRPr="00415FAD">
        <w:rPr>
          <w:rFonts w:cstheme="minorHAnsi"/>
          <w:i/>
          <w:szCs w:val="24"/>
        </w:rPr>
        <w:t>Figure 1: Engagement vs. length (</w:t>
      </w:r>
      <w:customXmlInsRangeStart w:id="188" w:author="Travis Kemp" w:date="2017-12-01T09:57:00Z"/>
      <w:sdt>
        <w:sdtPr>
          <w:rPr>
            <w:rFonts w:cstheme="minorHAnsi"/>
            <w:i/>
            <w:szCs w:val="24"/>
          </w:rPr>
          <w:id w:val="-252505193"/>
          <w:citation/>
        </w:sdtPr>
        <w:sdtEndPr/>
        <w:sdtContent>
          <w:customXmlInsRangeEnd w:id="188"/>
          <w:ins w:id="189" w:author="Travis Kemp" w:date="2017-12-01T09:57:00Z">
            <w:r w:rsidR="00B662A7" w:rsidRPr="00415FAD">
              <w:rPr>
                <w:rFonts w:cstheme="minorHAnsi"/>
                <w:i/>
                <w:szCs w:val="24"/>
                <w:rPrChange w:id="190" w:author="Travis Kemp" w:date="2017-12-03T07:02:00Z">
                  <w:rPr>
                    <w:rFonts w:cstheme="minorHAnsi"/>
                    <w:i/>
                    <w:szCs w:val="24"/>
                  </w:rPr>
                </w:rPrChange>
              </w:rPr>
              <w:fldChar w:fldCharType="begin"/>
            </w:r>
            <w:r w:rsidR="00B662A7" w:rsidRPr="00415FAD">
              <w:rPr>
                <w:rFonts w:cstheme="minorHAnsi"/>
                <w:i/>
                <w:szCs w:val="24"/>
              </w:rPr>
              <w:instrText xml:space="preserve"> CITATION Wis16 \l 1033 </w:instrText>
            </w:r>
          </w:ins>
          <w:r w:rsidR="00B662A7" w:rsidRPr="00415FAD">
            <w:rPr>
              <w:rFonts w:cstheme="minorHAnsi"/>
              <w:i/>
              <w:szCs w:val="24"/>
              <w:rPrChange w:id="191" w:author="Travis Kemp" w:date="2017-12-03T07:02:00Z">
                <w:rPr>
                  <w:rFonts w:cstheme="minorHAnsi"/>
                  <w:i/>
                  <w:szCs w:val="24"/>
                </w:rPr>
              </w:rPrChange>
            </w:rPr>
            <w:fldChar w:fldCharType="separate"/>
          </w:r>
          <w:ins w:id="192" w:author="Travis Kemp" w:date="2017-12-01T09:57:00Z">
            <w:r w:rsidR="00B662A7" w:rsidRPr="00415FAD">
              <w:rPr>
                <w:rFonts w:cstheme="minorHAnsi"/>
                <w:i/>
                <w:noProof/>
                <w:szCs w:val="24"/>
              </w:rPr>
              <w:t xml:space="preserve"> </w:t>
            </w:r>
            <w:r w:rsidR="00B662A7" w:rsidRPr="00415FAD">
              <w:rPr>
                <w:rFonts w:cstheme="minorHAnsi"/>
                <w:noProof/>
                <w:szCs w:val="24"/>
                <w:rPrChange w:id="193" w:author="Travis Kemp" w:date="2017-12-03T07:02:00Z">
                  <w:rPr/>
                </w:rPrChange>
              </w:rPr>
              <w:t>(Wistia, 2016)</w:t>
            </w:r>
            <w:r w:rsidR="00B662A7" w:rsidRPr="00415FAD">
              <w:rPr>
                <w:rFonts w:cstheme="minorHAnsi"/>
                <w:i/>
                <w:szCs w:val="24"/>
                <w:rPrChange w:id="194" w:author="Travis Kemp" w:date="2017-12-03T07:02:00Z">
                  <w:rPr>
                    <w:rFonts w:cstheme="minorHAnsi"/>
                    <w:i/>
                    <w:szCs w:val="24"/>
                  </w:rPr>
                </w:rPrChange>
              </w:rPr>
              <w:fldChar w:fldCharType="end"/>
            </w:r>
          </w:ins>
          <w:customXmlInsRangeStart w:id="195" w:author="Travis Kemp" w:date="2017-12-01T09:57:00Z"/>
        </w:sdtContent>
      </w:sdt>
      <w:customXmlInsRangeEnd w:id="195"/>
      <w:del w:id="196" w:author="Travis Kemp" w:date="2017-12-01T09:57:00Z">
        <w:r w:rsidRPr="00415FAD" w:rsidDel="00B662A7">
          <w:rPr>
            <w:rFonts w:cstheme="minorHAnsi"/>
            <w:i/>
            <w:szCs w:val="24"/>
          </w:rPr>
          <w:delText>S</w:delText>
        </w:r>
      </w:del>
      <w:del w:id="197" w:author="Travis Kemp" w:date="2017-12-01T09:56:00Z">
        <w:r w:rsidRPr="00415FAD" w:rsidDel="00B662A7">
          <w:rPr>
            <w:rFonts w:cstheme="minorHAnsi"/>
            <w:i/>
            <w:szCs w:val="24"/>
          </w:rPr>
          <w:delText>ocial Buffer</w:delText>
        </w:r>
      </w:del>
      <w:r w:rsidRPr="00415FAD">
        <w:rPr>
          <w:rFonts w:cstheme="minorHAnsi"/>
          <w:i/>
          <w:szCs w:val="24"/>
        </w:rPr>
        <w:t>)</w:t>
      </w:r>
      <w:commentRangeEnd w:id="187"/>
      <w:r w:rsidR="00766E0D" w:rsidRPr="00415FAD">
        <w:rPr>
          <w:rStyle w:val="CommentReference"/>
          <w:rFonts w:cstheme="minorHAnsi"/>
          <w:sz w:val="24"/>
          <w:szCs w:val="24"/>
        </w:rPr>
        <w:commentReference w:id="187"/>
      </w:r>
    </w:p>
    <w:p w14:paraId="65F1AE46" w14:textId="0876C561" w:rsidR="00AF3171" w:rsidRPr="00415FAD" w:rsidRDefault="00AF3171" w:rsidP="00AF3171">
      <w:pPr>
        <w:tabs>
          <w:tab w:val="left" w:pos="1354"/>
        </w:tabs>
        <w:rPr>
          <w:rFonts w:cstheme="minorHAnsi"/>
          <w:i/>
          <w:szCs w:val="24"/>
        </w:rPr>
      </w:pPr>
      <w:r w:rsidRPr="00415FAD">
        <w:rPr>
          <w:rFonts w:cstheme="minorHAnsi"/>
          <w:i/>
          <w:szCs w:val="24"/>
        </w:rPr>
        <w:tab/>
      </w:r>
    </w:p>
    <w:p w14:paraId="4F7ED342" w14:textId="7CB06F05" w:rsidR="00AF3171" w:rsidRPr="00415FAD" w:rsidRDefault="00AF3171" w:rsidP="00AF3171">
      <w:pPr>
        <w:tabs>
          <w:tab w:val="left" w:pos="1354"/>
        </w:tabs>
        <w:rPr>
          <w:rFonts w:cstheme="minorHAnsi"/>
          <w:szCs w:val="24"/>
        </w:rPr>
      </w:pPr>
      <w:r w:rsidRPr="00415FAD">
        <w:rPr>
          <w:rFonts w:cstheme="minorHAnsi"/>
          <w:szCs w:val="24"/>
        </w:rPr>
        <w:tab/>
      </w:r>
    </w:p>
    <w:p w14:paraId="29466776" w14:textId="2CF6251B" w:rsidR="006A2CD4" w:rsidRPr="00415FAD" w:rsidRDefault="006A2CD4" w:rsidP="00DF5BB1">
      <w:pPr>
        <w:pStyle w:val="Heading2"/>
        <w:spacing w:after="120" w:line="276" w:lineRule="auto"/>
        <w:rPr>
          <w:rFonts w:asciiTheme="minorHAnsi" w:hAnsiTheme="minorHAnsi" w:cstheme="minorHAnsi"/>
          <w:b/>
          <w:szCs w:val="24"/>
        </w:rPr>
      </w:pPr>
      <w:bookmarkStart w:id="198" w:name="_Toc500048517"/>
      <w:r w:rsidRPr="00415FAD">
        <w:rPr>
          <w:rFonts w:asciiTheme="minorHAnsi" w:hAnsiTheme="minorHAnsi" w:cstheme="minorHAnsi"/>
          <w:b/>
          <w:szCs w:val="24"/>
        </w:rPr>
        <w:t>Data Selection</w:t>
      </w:r>
      <w:bookmarkEnd w:id="198"/>
    </w:p>
    <w:p w14:paraId="141CC900" w14:textId="6347F1F4" w:rsidR="007E3D8F" w:rsidRPr="00415FAD" w:rsidRDefault="00107511" w:rsidP="00320B09">
      <w:pPr>
        <w:ind w:firstLine="720"/>
        <w:rPr>
          <w:rFonts w:cstheme="minorHAnsi"/>
          <w:szCs w:val="24"/>
        </w:rPr>
      </w:pPr>
      <w:r w:rsidRPr="00415FAD">
        <w:rPr>
          <w:rFonts w:cstheme="minorHAnsi"/>
          <w:szCs w:val="24"/>
        </w:rPr>
        <w:t>This study</w:t>
      </w:r>
      <w:r w:rsidR="00AF3171" w:rsidRPr="00415FAD">
        <w:rPr>
          <w:rFonts w:cstheme="minorHAnsi"/>
          <w:szCs w:val="24"/>
        </w:rPr>
        <w:t xml:space="preserve"> utilizes a </w:t>
      </w:r>
      <w:r w:rsidR="000E1A11" w:rsidRPr="00415FAD">
        <w:rPr>
          <w:rFonts w:cstheme="minorHAnsi"/>
          <w:szCs w:val="24"/>
        </w:rPr>
        <w:t xml:space="preserve">robust </w:t>
      </w:r>
      <w:r w:rsidR="00AF3171" w:rsidRPr="00415FAD">
        <w:rPr>
          <w:rFonts w:cstheme="minorHAnsi"/>
          <w:szCs w:val="24"/>
        </w:rPr>
        <w:t xml:space="preserve">data set of survey responses </w:t>
      </w:r>
      <w:r w:rsidRPr="00415FAD">
        <w:rPr>
          <w:rFonts w:cstheme="minorHAnsi"/>
          <w:szCs w:val="24"/>
        </w:rPr>
        <w:t xml:space="preserve">for Cinemark </w:t>
      </w:r>
      <w:r w:rsidR="00A952B8" w:rsidRPr="00415FAD">
        <w:rPr>
          <w:rFonts w:cstheme="minorHAnsi"/>
          <w:szCs w:val="24"/>
        </w:rPr>
        <w:t>Theater</w:t>
      </w:r>
      <w:r w:rsidRPr="00415FAD">
        <w:rPr>
          <w:rFonts w:cstheme="minorHAnsi"/>
          <w:szCs w:val="24"/>
        </w:rPr>
        <w:t xml:space="preserve">s, </w:t>
      </w:r>
      <w:commentRangeStart w:id="199"/>
      <w:r w:rsidRPr="00415FAD">
        <w:rPr>
          <w:rFonts w:cstheme="minorHAnsi"/>
          <w:szCs w:val="24"/>
        </w:rPr>
        <w:t xml:space="preserve">a top movie </w:t>
      </w:r>
      <w:r w:rsidR="00A952B8" w:rsidRPr="00415FAD">
        <w:rPr>
          <w:rFonts w:cstheme="minorHAnsi"/>
          <w:szCs w:val="24"/>
        </w:rPr>
        <w:t>theater</w:t>
      </w:r>
      <w:r w:rsidRPr="00415FAD">
        <w:rPr>
          <w:rFonts w:cstheme="minorHAnsi"/>
          <w:szCs w:val="24"/>
        </w:rPr>
        <w:t xml:space="preserve"> chain in the United States and Latin America</w:t>
      </w:r>
      <w:commentRangeEnd w:id="199"/>
      <w:r w:rsidRPr="00415FAD">
        <w:rPr>
          <w:rStyle w:val="CommentReference"/>
          <w:rFonts w:cstheme="minorHAnsi"/>
          <w:sz w:val="24"/>
          <w:szCs w:val="24"/>
        </w:rPr>
        <w:commentReference w:id="199"/>
      </w:r>
      <w:ins w:id="200" w:author="Travis Kemp" w:date="2017-12-01T09:59:00Z">
        <w:r w:rsidR="00B662A7" w:rsidRPr="00415FAD">
          <w:rPr>
            <w:rFonts w:cstheme="minorHAnsi"/>
            <w:szCs w:val="24"/>
          </w:rPr>
          <w:t xml:space="preserve"> </w:t>
        </w:r>
      </w:ins>
      <w:customXmlInsRangeStart w:id="201" w:author="Travis Kemp" w:date="2017-12-01T09:59:00Z"/>
      <w:sdt>
        <w:sdtPr>
          <w:rPr>
            <w:rFonts w:cstheme="minorHAnsi"/>
            <w:szCs w:val="24"/>
          </w:rPr>
          <w:id w:val="431477008"/>
          <w:citation/>
        </w:sdtPr>
        <w:sdtEndPr/>
        <w:sdtContent>
          <w:customXmlInsRangeEnd w:id="201"/>
          <w:ins w:id="202" w:author="Travis Kemp" w:date="2017-12-01T09:59:00Z">
            <w:r w:rsidR="00B662A7" w:rsidRPr="00415FAD">
              <w:rPr>
                <w:rFonts w:cstheme="minorHAnsi"/>
                <w:szCs w:val="24"/>
                <w:rPrChange w:id="203" w:author="Travis Kemp" w:date="2017-12-03T07:02:00Z">
                  <w:rPr>
                    <w:rFonts w:cstheme="minorHAnsi"/>
                    <w:szCs w:val="24"/>
                  </w:rPr>
                </w:rPrChange>
              </w:rPr>
              <w:fldChar w:fldCharType="begin"/>
            </w:r>
            <w:r w:rsidR="00B662A7" w:rsidRPr="00415FAD">
              <w:rPr>
                <w:rFonts w:cstheme="minorHAnsi"/>
                <w:szCs w:val="24"/>
              </w:rPr>
              <w:instrText xml:space="preserve"> CITATION Cin \l 1033 </w:instrText>
            </w:r>
          </w:ins>
          <w:r w:rsidR="00B662A7" w:rsidRPr="00415FAD">
            <w:rPr>
              <w:rFonts w:cstheme="minorHAnsi"/>
              <w:szCs w:val="24"/>
              <w:rPrChange w:id="204" w:author="Travis Kemp" w:date="2017-12-03T07:02:00Z">
                <w:rPr>
                  <w:rFonts w:cstheme="minorHAnsi"/>
                  <w:szCs w:val="24"/>
                </w:rPr>
              </w:rPrChange>
            </w:rPr>
            <w:fldChar w:fldCharType="separate"/>
          </w:r>
          <w:ins w:id="205" w:author="Travis Kemp" w:date="2017-12-01T09:59:00Z">
            <w:r w:rsidR="00B662A7" w:rsidRPr="00415FAD">
              <w:rPr>
                <w:rFonts w:cstheme="minorHAnsi"/>
                <w:noProof/>
                <w:szCs w:val="24"/>
                <w:rPrChange w:id="206" w:author="Travis Kemp" w:date="2017-12-03T07:02:00Z">
                  <w:rPr/>
                </w:rPrChange>
              </w:rPr>
              <w:t>(Cinemark, n.d.)</w:t>
            </w:r>
            <w:r w:rsidR="00B662A7" w:rsidRPr="00415FAD">
              <w:rPr>
                <w:rFonts w:cstheme="minorHAnsi"/>
                <w:szCs w:val="24"/>
                <w:rPrChange w:id="207" w:author="Travis Kemp" w:date="2017-12-03T07:02:00Z">
                  <w:rPr>
                    <w:rFonts w:cstheme="minorHAnsi"/>
                    <w:szCs w:val="24"/>
                  </w:rPr>
                </w:rPrChange>
              </w:rPr>
              <w:fldChar w:fldCharType="end"/>
            </w:r>
          </w:ins>
          <w:customXmlInsRangeStart w:id="208" w:author="Travis Kemp" w:date="2017-12-01T09:59:00Z"/>
        </w:sdtContent>
      </w:sdt>
      <w:customXmlInsRangeEnd w:id="208"/>
      <w:r w:rsidR="00AF3171" w:rsidRPr="00415FAD">
        <w:rPr>
          <w:rFonts w:cstheme="minorHAnsi"/>
          <w:szCs w:val="24"/>
        </w:rPr>
        <w:t xml:space="preserve">. </w:t>
      </w:r>
      <w:r w:rsidR="000E1A11" w:rsidRPr="00415FAD">
        <w:rPr>
          <w:rFonts w:cstheme="minorHAnsi"/>
          <w:szCs w:val="24"/>
        </w:rPr>
        <w:t>The survey in question was administered in early 2016 across the United States, and yielded over 2000 complete responses. Through careful data analysis, our aim is</w:t>
      </w:r>
      <w:r w:rsidR="00AF3171" w:rsidRPr="00415FAD">
        <w:rPr>
          <w:rFonts w:cstheme="minorHAnsi"/>
          <w:szCs w:val="24"/>
        </w:rPr>
        <w:t xml:space="preserve"> to understand what </w:t>
      </w:r>
      <w:r w:rsidR="000E1A11" w:rsidRPr="00415FAD">
        <w:rPr>
          <w:rFonts w:cstheme="minorHAnsi"/>
          <w:szCs w:val="24"/>
        </w:rPr>
        <w:t xml:space="preserve">consumers find compelling </w:t>
      </w:r>
      <w:r w:rsidR="00AF3171" w:rsidRPr="00415FAD">
        <w:rPr>
          <w:rFonts w:cstheme="minorHAnsi"/>
          <w:szCs w:val="24"/>
        </w:rPr>
        <w:t xml:space="preserve">about the movie </w:t>
      </w:r>
      <w:r w:rsidR="00A952B8" w:rsidRPr="00415FAD">
        <w:rPr>
          <w:rFonts w:cstheme="minorHAnsi"/>
          <w:szCs w:val="24"/>
        </w:rPr>
        <w:t>theater</w:t>
      </w:r>
      <w:r w:rsidR="00AF3171" w:rsidRPr="00415FAD">
        <w:rPr>
          <w:rFonts w:cstheme="minorHAnsi"/>
          <w:szCs w:val="24"/>
        </w:rPr>
        <w:t xml:space="preserve"> experience</w:t>
      </w:r>
      <w:r w:rsidR="000E1A11" w:rsidRPr="00415FAD">
        <w:rPr>
          <w:rFonts w:cstheme="minorHAnsi"/>
          <w:szCs w:val="24"/>
        </w:rPr>
        <w:t>,</w:t>
      </w:r>
      <w:r w:rsidR="00AF3171" w:rsidRPr="00415FAD">
        <w:rPr>
          <w:rFonts w:cstheme="minorHAnsi"/>
          <w:szCs w:val="24"/>
        </w:rPr>
        <w:t xml:space="preserve"> and </w:t>
      </w:r>
      <w:r w:rsidR="000E1A11" w:rsidRPr="00415FAD">
        <w:rPr>
          <w:rFonts w:cstheme="minorHAnsi"/>
          <w:szCs w:val="24"/>
        </w:rPr>
        <w:t xml:space="preserve">how this </w:t>
      </w:r>
      <w:r w:rsidR="00AF3171" w:rsidRPr="00415FAD">
        <w:rPr>
          <w:rFonts w:cstheme="minorHAnsi"/>
          <w:szCs w:val="24"/>
        </w:rPr>
        <w:t>ultimately impact</w:t>
      </w:r>
      <w:ins w:id="209" w:author="Travis Kemp" w:date="2017-12-01T06:36:00Z">
        <w:r w:rsidR="008052BE" w:rsidRPr="00415FAD">
          <w:rPr>
            <w:rFonts w:cstheme="minorHAnsi"/>
            <w:szCs w:val="24"/>
          </w:rPr>
          <w:t>s</w:t>
        </w:r>
      </w:ins>
      <w:r w:rsidR="00AF3171" w:rsidRPr="00415FAD">
        <w:rPr>
          <w:rFonts w:cstheme="minorHAnsi"/>
          <w:szCs w:val="24"/>
        </w:rPr>
        <w:t xml:space="preserve"> their purchase decision</w:t>
      </w:r>
      <w:r w:rsidR="000E1A11" w:rsidRPr="00415FAD">
        <w:rPr>
          <w:rFonts w:cstheme="minorHAnsi"/>
          <w:szCs w:val="24"/>
        </w:rPr>
        <w:t>s</w:t>
      </w:r>
      <w:r w:rsidR="00AF3171" w:rsidRPr="00415FAD">
        <w:rPr>
          <w:rFonts w:cstheme="minorHAnsi"/>
          <w:szCs w:val="24"/>
        </w:rPr>
        <w:t xml:space="preserve">. </w:t>
      </w:r>
    </w:p>
    <w:p w14:paraId="4C41940B" w14:textId="77777777" w:rsidR="007E3D8F" w:rsidRPr="00415FAD" w:rsidRDefault="007E3D8F" w:rsidP="00320B09">
      <w:pPr>
        <w:ind w:firstLine="720"/>
        <w:rPr>
          <w:rFonts w:cstheme="minorHAnsi"/>
          <w:szCs w:val="24"/>
        </w:rPr>
      </w:pPr>
    </w:p>
    <w:p w14:paraId="2D4B21DE" w14:textId="2E0A2A52" w:rsidR="007E3D8F" w:rsidRPr="00415FAD" w:rsidRDefault="007E3D8F" w:rsidP="007E3D8F">
      <w:pPr>
        <w:rPr>
          <w:rFonts w:cstheme="minorHAnsi"/>
          <w:szCs w:val="24"/>
          <w:u w:val="single"/>
        </w:rPr>
      </w:pPr>
      <w:r w:rsidRPr="00415FAD">
        <w:rPr>
          <w:rFonts w:cstheme="minorHAnsi"/>
          <w:szCs w:val="24"/>
          <w:u w:val="single"/>
        </w:rPr>
        <w:t xml:space="preserve">Age Dispersion of Respondents </w:t>
      </w:r>
    </w:p>
    <w:p w14:paraId="56F1E861" w14:textId="77777777" w:rsidR="007E3D8F" w:rsidRPr="00415FAD" w:rsidRDefault="007E3D8F" w:rsidP="00320B09">
      <w:pPr>
        <w:ind w:firstLine="720"/>
        <w:rPr>
          <w:rFonts w:cstheme="minorHAnsi"/>
          <w:szCs w:val="24"/>
        </w:rPr>
      </w:pPr>
    </w:p>
    <w:p w14:paraId="4D3B82DC" w14:textId="738F5D68" w:rsidR="00AF3171" w:rsidRPr="00415FAD" w:rsidRDefault="00320B09" w:rsidP="00320B09">
      <w:pPr>
        <w:ind w:firstLine="720"/>
        <w:rPr>
          <w:rFonts w:cstheme="minorHAnsi"/>
          <w:szCs w:val="24"/>
        </w:rPr>
      </w:pPr>
      <w:r w:rsidRPr="00415FAD">
        <w:rPr>
          <w:rFonts w:cstheme="minorHAnsi"/>
          <w:szCs w:val="24"/>
        </w:rPr>
        <w:t>As noted in the Figure 2 below, most age ranges have a comparable dispersion of male to female responders.</w:t>
      </w:r>
    </w:p>
    <w:p w14:paraId="0C76100D" w14:textId="2394331B" w:rsidR="00320B09" w:rsidRPr="00415FAD" w:rsidRDefault="00320B09" w:rsidP="00320B09">
      <w:pPr>
        <w:jc w:val="center"/>
        <w:rPr>
          <w:rFonts w:cstheme="minorHAnsi"/>
          <w:szCs w:val="24"/>
        </w:rPr>
      </w:pPr>
      <w:r w:rsidRPr="00415FAD">
        <w:rPr>
          <w:rFonts w:cstheme="minorHAnsi"/>
          <w:noProof/>
          <w:szCs w:val="24"/>
          <w:rPrChange w:id="210" w:author="Travis Kemp" w:date="2017-12-03T07:02:00Z">
            <w:rPr>
              <w:rFonts w:cstheme="minorHAnsi"/>
              <w:noProof/>
              <w:szCs w:val="24"/>
            </w:rPr>
          </w:rPrChange>
        </w:rPr>
        <w:lastRenderedPageBreak/>
        <w:drawing>
          <wp:inline distT="0" distB="0" distL="0" distR="0" wp14:anchorId="077967B5" wp14:editId="40E8E754">
            <wp:extent cx="5649362" cy="3345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dent Age.png"/>
                    <pic:cNvPicPr/>
                  </pic:nvPicPr>
                  <pic:blipFill>
                    <a:blip r:embed="rId12">
                      <a:extLst>
                        <a:ext uri="{28A0092B-C50C-407E-A947-70E740481C1C}">
                          <a14:useLocalDpi xmlns:a14="http://schemas.microsoft.com/office/drawing/2010/main" val="0"/>
                        </a:ext>
                      </a:extLst>
                    </a:blip>
                    <a:stretch>
                      <a:fillRect/>
                    </a:stretch>
                  </pic:blipFill>
                  <pic:spPr>
                    <a:xfrm>
                      <a:off x="0" y="0"/>
                      <a:ext cx="5655356" cy="3349358"/>
                    </a:xfrm>
                    <a:prstGeom prst="rect">
                      <a:avLst/>
                    </a:prstGeom>
                  </pic:spPr>
                </pic:pic>
              </a:graphicData>
            </a:graphic>
          </wp:inline>
        </w:drawing>
      </w:r>
    </w:p>
    <w:p w14:paraId="2A33792F" w14:textId="2A26A7A8" w:rsidR="00320B09" w:rsidRPr="00415FAD" w:rsidRDefault="00320B09" w:rsidP="00AF3171">
      <w:pPr>
        <w:ind w:left="720"/>
        <w:rPr>
          <w:rFonts w:cstheme="minorHAnsi"/>
          <w:szCs w:val="24"/>
        </w:rPr>
      </w:pPr>
    </w:p>
    <w:p w14:paraId="27FAA249" w14:textId="44FC0837" w:rsidR="00320B09" w:rsidRPr="00415FAD" w:rsidRDefault="00320B09" w:rsidP="00320B09">
      <w:pPr>
        <w:ind w:left="720"/>
        <w:jc w:val="center"/>
        <w:rPr>
          <w:rFonts w:cstheme="minorHAnsi"/>
          <w:i/>
          <w:szCs w:val="24"/>
        </w:rPr>
      </w:pPr>
      <w:r w:rsidRPr="00415FAD">
        <w:rPr>
          <w:rFonts w:cstheme="minorHAnsi"/>
          <w:i/>
          <w:szCs w:val="24"/>
        </w:rPr>
        <w:t xml:space="preserve">Figure 2: Age of survey respondents by </w:t>
      </w:r>
      <w:r w:rsidR="000E1A11" w:rsidRPr="00415FAD">
        <w:rPr>
          <w:rFonts w:cstheme="minorHAnsi"/>
          <w:i/>
          <w:szCs w:val="24"/>
        </w:rPr>
        <w:t>gender</w:t>
      </w:r>
      <w:r w:rsidRPr="00415FAD">
        <w:rPr>
          <w:rFonts w:cstheme="minorHAnsi"/>
          <w:i/>
          <w:szCs w:val="24"/>
        </w:rPr>
        <w:t xml:space="preserve"> (Tableau)</w:t>
      </w:r>
    </w:p>
    <w:p w14:paraId="1BF78135" w14:textId="77777777" w:rsidR="00630C54" w:rsidRPr="00415FAD" w:rsidRDefault="00630C54" w:rsidP="00630C54">
      <w:pPr>
        <w:rPr>
          <w:rFonts w:cstheme="minorHAnsi"/>
          <w:szCs w:val="24"/>
        </w:rPr>
      </w:pPr>
    </w:p>
    <w:p w14:paraId="510CEF23" w14:textId="246A4576" w:rsidR="00320B09" w:rsidRPr="00415FAD" w:rsidRDefault="00320B09" w:rsidP="00630C54">
      <w:pPr>
        <w:rPr>
          <w:rFonts w:cstheme="minorHAnsi"/>
          <w:szCs w:val="24"/>
        </w:rPr>
      </w:pPr>
      <w:r w:rsidRPr="00415FAD">
        <w:rPr>
          <w:rFonts w:cstheme="minorHAnsi"/>
          <w:szCs w:val="24"/>
        </w:rPr>
        <w:t>The data has been split into four age brackets for analysis:</w:t>
      </w:r>
    </w:p>
    <w:p w14:paraId="783F015B" w14:textId="77777777" w:rsidR="00320B09" w:rsidRPr="00415FAD" w:rsidRDefault="00320B09" w:rsidP="00320B09">
      <w:pPr>
        <w:ind w:firstLine="720"/>
        <w:rPr>
          <w:rFonts w:cstheme="minorHAnsi"/>
          <w:szCs w:val="24"/>
        </w:rPr>
      </w:pPr>
    </w:p>
    <w:p w14:paraId="2423F2A0" w14:textId="425AD324" w:rsidR="00320B09" w:rsidRPr="00415FAD" w:rsidRDefault="00320B09" w:rsidP="00320B09">
      <w:pPr>
        <w:pStyle w:val="ListParagraph"/>
        <w:numPr>
          <w:ilvl w:val="0"/>
          <w:numId w:val="25"/>
        </w:numPr>
        <w:rPr>
          <w:rFonts w:asciiTheme="minorHAnsi" w:hAnsiTheme="minorHAnsi" w:cstheme="minorHAnsi"/>
          <w:sz w:val="24"/>
          <w:szCs w:val="24"/>
        </w:rPr>
      </w:pPr>
      <w:commentRangeStart w:id="211"/>
      <w:del w:id="212" w:author="Travis Kemp" w:date="2017-12-01T06:37:00Z">
        <w:r w:rsidRPr="00415FAD" w:rsidDel="00446D1E">
          <w:rPr>
            <w:rFonts w:asciiTheme="minorHAnsi" w:hAnsiTheme="minorHAnsi" w:cstheme="minorHAnsi"/>
            <w:sz w:val="24"/>
            <w:szCs w:val="24"/>
          </w:rPr>
          <w:delText>Youngsters</w:delText>
        </w:r>
        <w:commentRangeEnd w:id="211"/>
        <w:r w:rsidR="000E1A11" w:rsidRPr="00415FAD" w:rsidDel="00446D1E">
          <w:rPr>
            <w:rStyle w:val="CommentReference"/>
            <w:rFonts w:asciiTheme="minorHAnsi" w:eastAsia="Times New Roman" w:hAnsiTheme="minorHAnsi" w:cstheme="minorHAnsi"/>
            <w:sz w:val="24"/>
            <w:szCs w:val="24"/>
            <w:rPrChange w:id="213" w:author="Travis Kemp" w:date="2017-12-03T07:02:00Z">
              <w:rPr>
                <w:rStyle w:val="CommentReference"/>
                <w:rFonts w:ascii="Times New Roman" w:eastAsia="Times New Roman" w:hAnsi="Times New Roman"/>
              </w:rPr>
            </w:rPrChange>
          </w:rPr>
          <w:commentReference w:id="211"/>
        </w:r>
        <w:r w:rsidRPr="00415FAD" w:rsidDel="00446D1E">
          <w:rPr>
            <w:rFonts w:asciiTheme="minorHAnsi" w:hAnsiTheme="minorHAnsi" w:cstheme="minorHAnsi"/>
            <w:sz w:val="24"/>
            <w:szCs w:val="24"/>
          </w:rPr>
          <w:delText xml:space="preserve"> </w:delText>
        </w:r>
      </w:del>
      <w:ins w:id="214" w:author="Travis Kemp" w:date="2017-12-01T06:37:00Z">
        <w:r w:rsidR="00446D1E" w:rsidRPr="00415FAD">
          <w:rPr>
            <w:rFonts w:asciiTheme="minorHAnsi" w:hAnsiTheme="minorHAnsi" w:cstheme="minorHAnsi"/>
            <w:sz w:val="24"/>
            <w:szCs w:val="24"/>
          </w:rPr>
          <w:t>Child</w:t>
        </w:r>
      </w:ins>
      <w:ins w:id="215" w:author="Travis Kemp" w:date="2017-12-01T06:40:00Z">
        <w:r w:rsidR="00446D1E" w:rsidRPr="00415FAD">
          <w:rPr>
            <w:rFonts w:asciiTheme="minorHAnsi" w:hAnsiTheme="minorHAnsi" w:cstheme="minorHAnsi"/>
            <w:sz w:val="24"/>
            <w:szCs w:val="24"/>
          </w:rPr>
          <w:t>ren</w:t>
        </w:r>
      </w:ins>
      <w:ins w:id="216" w:author="Travis Kemp" w:date="2017-12-01T06:37:00Z">
        <w:r w:rsidR="00446D1E" w:rsidRPr="00415FAD">
          <w:rPr>
            <w:rFonts w:asciiTheme="minorHAnsi" w:hAnsiTheme="minorHAnsi" w:cstheme="minorHAnsi"/>
            <w:sz w:val="24"/>
            <w:szCs w:val="24"/>
          </w:rPr>
          <w:t xml:space="preserve"> and Teens </w:t>
        </w:r>
      </w:ins>
      <w:r w:rsidRPr="00415FAD">
        <w:rPr>
          <w:rFonts w:asciiTheme="minorHAnsi" w:hAnsiTheme="minorHAnsi" w:cstheme="minorHAnsi"/>
          <w:sz w:val="24"/>
          <w:szCs w:val="24"/>
        </w:rPr>
        <w:t xml:space="preserve">– Age 0-19 – </w:t>
      </w:r>
      <w:r w:rsidR="00A952B8" w:rsidRPr="00415FAD">
        <w:rPr>
          <w:rFonts w:asciiTheme="minorHAnsi" w:hAnsiTheme="minorHAnsi" w:cstheme="minorHAnsi"/>
          <w:sz w:val="24"/>
          <w:szCs w:val="24"/>
        </w:rPr>
        <w:t>7.5</w:t>
      </w:r>
      <w:r w:rsidRPr="00415FAD">
        <w:rPr>
          <w:rFonts w:asciiTheme="minorHAnsi" w:hAnsiTheme="minorHAnsi" w:cstheme="minorHAnsi"/>
          <w:sz w:val="24"/>
          <w:szCs w:val="24"/>
        </w:rPr>
        <w:t>% of Data set</w:t>
      </w:r>
    </w:p>
    <w:p w14:paraId="121FB3A1" w14:textId="52780447" w:rsidR="00320B09" w:rsidRPr="00415FAD" w:rsidRDefault="00442CB4" w:rsidP="00320B09">
      <w:pPr>
        <w:pStyle w:val="ListParagraph"/>
        <w:numPr>
          <w:ilvl w:val="0"/>
          <w:numId w:val="25"/>
        </w:numPr>
        <w:rPr>
          <w:rFonts w:asciiTheme="minorHAnsi" w:hAnsiTheme="minorHAnsi" w:cstheme="minorHAnsi"/>
          <w:sz w:val="24"/>
          <w:szCs w:val="24"/>
        </w:rPr>
      </w:pPr>
      <w:r w:rsidRPr="00415FAD">
        <w:rPr>
          <w:rFonts w:asciiTheme="minorHAnsi" w:hAnsiTheme="minorHAnsi" w:cstheme="minorHAnsi"/>
          <w:sz w:val="24"/>
          <w:szCs w:val="24"/>
        </w:rPr>
        <w:t>Young Professionals</w:t>
      </w:r>
      <w:r w:rsidR="00320B09" w:rsidRPr="00415FAD">
        <w:rPr>
          <w:rFonts w:asciiTheme="minorHAnsi" w:hAnsiTheme="minorHAnsi" w:cstheme="minorHAnsi"/>
          <w:sz w:val="24"/>
          <w:szCs w:val="24"/>
        </w:rPr>
        <w:t xml:space="preserve"> – Age 20-39 – </w:t>
      </w:r>
      <w:r w:rsidR="00A952B8" w:rsidRPr="00415FAD">
        <w:rPr>
          <w:rFonts w:asciiTheme="minorHAnsi" w:hAnsiTheme="minorHAnsi" w:cstheme="minorHAnsi"/>
          <w:sz w:val="24"/>
          <w:szCs w:val="24"/>
        </w:rPr>
        <w:t>35.4</w:t>
      </w:r>
      <w:r w:rsidR="00320B09" w:rsidRPr="00415FAD">
        <w:rPr>
          <w:rFonts w:asciiTheme="minorHAnsi" w:hAnsiTheme="minorHAnsi" w:cstheme="minorHAnsi"/>
          <w:sz w:val="24"/>
          <w:szCs w:val="24"/>
        </w:rPr>
        <w:t>% of Data set</w:t>
      </w:r>
    </w:p>
    <w:p w14:paraId="653AD03F" w14:textId="0252A041" w:rsidR="00320B09" w:rsidRPr="00415FAD" w:rsidRDefault="00320B09" w:rsidP="00320B09">
      <w:pPr>
        <w:pStyle w:val="ListParagraph"/>
        <w:numPr>
          <w:ilvl w:val="0"/>
          <w:numId w:val="25"/>
        </w:numPr>
        <w:rPr>
          <w:rFonts w:asciiTheme="minorHAnsi" w:hAnsiTheme="minorHAnsi" w:cstheme="minorHAnsi"/>
          <w:sz w:val="24"/>
          <w:szCs w:val="24"/>
        </w:rPr>
      </w:pPr>
      <w:r w:rsidRPr="00415FAD">
        <w:rPr>
          <w:rFonts w:asciiTheme="minorHAnsi" w:hAnsiTheme="minorHAnsi" w:cstheme="minorHAnsi"/>
          <w:sz w:val="24"/>
          <w:szCs w:val="24"/>
        </w:rPr>
        <w:t>Senior Executives – Age 40-59 –</w:t>
      </w:r>
      <w:r w:rsidR="00A952B8" w:rsidRPr="00415FAD">
        <w:rPr>
          <w:rFonts w:asciiTheme="minorHAnsi" w:hAnsiTheme="minorHAnsi" w:cstheme="minorHAnsi"/>
          <w:sz w:val="24"/>
          <w:szCs w:val="24"/>
        </w:rPr>
        <w:t xml:space="preserve"> 31.5</w:t>
      </w:r>
      <w:r w:rsidRPr="00415FAD">
        <w:rPr>
          <w:rFonts w:asciiTheme="minorHAnsi" w:hAnsiTheme="minorHAnsi" w:cstheme="minorHAnsi"/>
          <w:sz w:val="24"/>
          <w:szCs w:val="24"/>
        </w:rPr>
        <w:t>% of Data set</w:t>
      </w:r>
    </w:p>
    <w:p w14:paraId="1C53F9E6" w14:textId="4EBBD704" w:rsidR="00320B09" w:rsidRPr="00415FAD" w:rsidRDefault="00320B09" w:rsidP="00320B09">
      <w:pPr>
        <w:pStyle w:val="ListParagraph"/>
        <w:numPr>
          <w:ilvl w:val="0"/>
          <w:numId w:val="25"/>
        </w:numPr>
        <w:rPr>
          <w:rFonts w:asciiTheme="minorHAnsi" w:hAnsiTheme="minorHAnsi" w:cstheme="minorHAnsi"/>
          <w:sz w:val="24"/>
          <w:szCs w:val="24"/>
        </w:rPr>
      </w:pPr>
      <w:r w:rsidRPr="00415FAD">
        <w:rPr>
          <w:rFonts w:asciiTheme="minorHAnsi" w:hAnsiTheme="minorHAnsi" w:cstheme="minorHAnsi"/>
          <w:sz w:val="24"/>
          <w:szCs w:val="24"/>
        </w:rPr>
        <w:t xml:space="preserve">Retired – Age over 60 – </w:t>
      </w:r>
      <w:r w:rsidR="00A952B8" w:rsidRPr="00415FAD">
        <w:rPr>
          <w:rFonts w:asciiTheme="minorHAnsi" w:hAnsiTheme="minorHAnsi" w:cstheme="minorHAnsi"/>
          <w:sz w:val="24"/>
          <w:szCs w:val="24"/>
        </w:rPr>
        <w:t>25.6</w:t>
      </w:r>
      <w:r w:rsidRPr="00415FAD">
        <w:rPr>
          <w:rFonts w:asciiTheme="minorHAnsi" w:hAnsiTheme="minorHAnsi" w:cstheme="minorHAnsi"/>
          <w:sz w:val="24"/>
          <w:szCs w:val="24"/>
        </w:rPr>
        <w:t>% of Data set</w:t>
      </w:r>
    </w:p>
    <w:p w14:paraId="6DA50CB1" w14:textId="0A802F81" w:rsidR="00320B09" w:rsidRPr="00415FAD" w:rsidDel="00446D1E" w:rsidRDefault="000E1A11" w:rsidP="00B662A7">
      <w:pPr>
        <w:ind w:firstLine="720"/>
        <w:rPr>
          <w:del w:id="217" w:author="Travis Kemp" w:date="2017-12-01T06:37:00Z"/>
          <w:rFonts w:cstheme="minorHAnsi"/>
          <w:szCs w:val="24"/>
        </w:rPr>
      </w:pPr>
      <w:r w:rsidRPr="00415FAD">
        <w:rPr>
          <w:rFonts w:cstheme="minorHAnsi"/>
          <w:szCs w:val="24"/>
        </w:rPr>
        <w:t>Our analysis focuses on the “</w:t>
      </w:r>
      <w:r w:rsidR="00442CB4" w:rsidRPr="00415FAD">
        <w:rPr>
          <w:rFonts w:cstheme="minorHAnsi"/>
          <w:szCs w:val="24"/>
        </w:rPr>
        <w:t>Young Professionals</w:t>
      </w:r>
      <w:r w:rsidRPr="00415FAD">
        <w:rPr>
          <w:rFonts w:cstheme="minorHAnsi"/>
          <w:szCs w:val="24"/>
        </w:rPr>
        <w:t xml:space="preserve">” </w:t>
      </w:r>
      <w:r w:rsidR="008C75DA" w:rsidRPr="00415FAD">
        <w:rPr>
          <w:rFonts w:cstheme="minorHAnsi"/>
          <w:szCs w:val="24"/>
        </w:rPr>
        <w:t>demographic,</w:t>
      </w:r>
      <w:r w:rsidRPr="00415FAD">
        <w:rPr>
          <w:rFonts w:cstheme="minorHAnsi"/>
          <w:szCs w:val="24"/>
        </w:rPr>
        <w:t xml:space="preserve"> as defined in the data set. This </w:t>
      </w:r>
      <w:r w:rsidR="008C75DA" w:rsidRPr="00415FAD">
        <w:rPr>
          <w:rFonts w:cstheme="minorHAnsi"/>
          <w:szCs w:val="24"/>
        </w:rPr>
        <w:t>demographic</w:t>
      </w:r>
      <w:r w:rsidRPr="00415FAD">
        <w:rPr>
          <w:rFonts w:cstheme="minorHAnsi"/>
          <w:szCs w:val="24"/>
        </w:rPr>
        <w:t xml:space="preserve"> </w:t>
      </w:r>
      <w:r w:rsidR="008C75DA" w:rsidRPr="00415FAD">
        <w:rPr>
          <w:rFonts w:cstheme="minorHAnsi"/>
          <w:szCs w:val="24"/>
        </w:rPr>
        <w:t>includes</w:t>
      </w:r>
      <w:r w:rsidRPr="00415FAD">
        <w:rPr>
          <w:rFonts w:cstheme="minorHAnsi"/>
          <w:szCs w:val="24"/>
        </w:rPr>
        <w:t xml:space="preserve"> individuals between 20 and 39 years old</w:t>
      </w:r>
      <w:r w:rsidR="008C75DA" w:rsidRPr="00415FAD">
        <w:rPr>
          <w:rFonts w:cstheme="minorHAnsi"/>
          <w:szCs w:val="24"/>
        </w:rPr>
        <w:t>,</w:t>
      </w:r>
      <w:r w:rsidRPr="00415FAD">
        <w:rPr>
          <w:rFonts w:cstheme="minorHAnsi"/>
          <w:szCs w:val="24"/>
        </w:rPr>
        <w:t xml:space="preserve"> and represent </w:t>
      </w:r>
      <w:r w:rsidR="00A952B8" w:rsidRPr="00415FAD">
        <w:rPr>
          <w:rFonts w:cstheme="minorHAnsi"/>
          <w:szCs w:val="24"/>
        </w:rPr>
        <w:t>35.4</w:t>
      </w:r>
      <w:r w:rsidRPr="00415FAD">
        <w:rPr>
          <w:rFonts w:cstheme="minorHAnsi"/>
          <w:szCs w:val="24"/>
        </w:rPr>
        <w:t xml:space="preserve">% of the data set. </w:t>
      </w:r>
      <w:r w:rsidR="00AF3171" w:rsidRPr="00415FAD">
        <w:rPr>
          <w:rFonts w:cstheme="minorHAnsi"/>
          <w:szCs w:val="24"/>
        </w:rPr>
        <w:t>By focusing on the “</w:t>
      </w:r>
      <w:r w:rsidR="00442CB4" w:rsidRPr="00415FAD">
        <w:rPr>
          <w:rFonts w:cstheme="minorHAnsi"/>
          <w:szCs w:val="24"/>
        </w:rPr>
        <w:t>Young Professionals</w:t>
      </w:r>
      <w:r w:rsidR="00AF3171" w:rsidRPr="00415FAD">
        <w:rPr>
          <w:rFonts w:cstheme="minorHAnsi"/>
          <w:szCs w:val="24"/>
        </w:rPr>
        <w:t>” age</w:t>
      </w:r>
      <w:r w:rsidR="008C75DA" w:rsidRPr="00415FAD">
        <w:rPr>
          <w:rFonts w:cstheme="minorHAnsi"/>
          <w:szCs w:val="24"/>
        </w:rPr>
        <w:t xml:space="preserve"> range</w:t>
      </w:r>
      <w:r w:rsidR="00AF3171" w:rsidRPr="00415FAD">
        <w:rPr>
          <w:rFonts w:cstheme="minorHAnsi"/>
          <w:szCs w:val="24"/>
        </w:rPr>
        <w:t>, we are focusing on the</w:t>
      </w:r>
      <w:ins w:id="218" w:author="Travis Kemp" w:date="2017-12-01T06:37:00Z">
        <w:r w:rsidR="00446D1E" w:rsidRPr="00415FAD">
          <w:rPr>
            <w:rFonts w:cstheme="minorHAnsi"/>
            <w:szCs w:val="24"/>
          </w:rPr>
          <w:t xml:space="preserve"> </w:t>
        </w:r>
      </w:ins>
      <w:del w:id="219" w:author="Travis Kemp" w:date="2017-12-01T06:37:00Z">
        <w:r w:rsidR="008C75DA" w:rsidRPr="00415FAD" w:rsidDel="00446D1E">
          <w:rPr>
            <w:rFonts w:cstheme="minorHAnsi"/>
            <w:szCs w:val="24"/>
          </w:rPr>
          <w:delText xml:space="preserve"> </w:delText>
        </w:r>
      </w:del>
    </w:p>
    <w:p w14:paraId="575278FC" w14:textId="3A337867" w:rsidR="00AF3171" w:rsidRPr="00415FAD" w:rsidRDefault="00446D1E">
      <w:pPr>
        <w:ind w:firstLine="720"/>
        <w:rPr>
          <w:rFonts w:cstheme="minorHAnsi"/>
          <w:szCs w:val="24"/>
        </w:rPr>
        <w:pPrChange w:id="220" w:author="Travis Kemp" w:date="2017-12-01T06:38:00Z">
          <w:pPr/>
        </w:pPrChange>
      </w:pPr>
      <w:ins w:id="221" w:author="Travis Kemp" w:date="2017-12-01T06:37:00Z">
        <w:r w:rsidRPr="00415FAD">
          <w:rPr>
            <w:rFonts w:cstheme="minorHAnsi"/>
            <w:szCs w:val="24"/>
          </w:rPr>
          <w:t>g</w:t>
        </w:r>
      </w:ins>
      <w:del w:id="222" w:author="Travis Kemp" w:date="2017-12-01T06:37:00Z">
        <w:r w:rsidR="00AF3171" w:rsidRPr="00415FAD" w:rsidDel="00446D1E">
          <w:rPr>
            <w:rFonts w:cstheme="minorHAnsi"/>
            <w:szCs w:val="24"/>
          </w:rPr>
          <w:delText>g</w:delText>
        </w:r>
      </w:del>
      <w:r w:rsidR="00AF3171" w:rsidRPr="00415FAD">
        <w:rPr>
          <w:rFonts w:cstheme="minorHAnsi"/>
          <w:szCs w:val="24"/>
        </w:rPr>
        <w:t xml:space="preserve">rowing share </w:t>
      </w:r>
      <w:r w:rsidR="00320B09" w:rsidRPr="00415FAD">
        <w:rPr>
          <w:rFonts w:cstheme="minorHAnsi"/>
          <w:szCs w:val="24"/>
        </w:rPr>
        <w:t>of the</w:t>
      </w:r>
      <w:r w:rsidR="008C75DA" w:rsidRPr="00415FAD">
        <w:rPr>
          <w:rFonts w:cstheme="minorHAnsi"/>
          <w:szCs w:val="24"/>
        </w:rPr>
        <w:t xml:space="preserve"> video consumption</w:t>
      </w:r>
      <w:r w:rsidR="00320B09" w:rsidRPr="00415FAD">
        <w:rPr>
          <w:rFonts w:cstheme="minorHAnsi"/>
          <w:szCs w:val="24"/>
        </w:rPr>
        <w:t xml:space="preserve"> market from a movie</w:t>
      </w:r>
      <w:r w:rsidR="008C75DA" w:rsidRPr="00415FAD">
        <w:rPr>
          <w:rFonts w:cstheme="minorHAnsi"/>
          <w:szCs w:val="24"/>
        </w:rPr>
        <w:t xml:space="preserve">-goer </w:t>
      </w:r>
      <w:r w:rsidR="000E1A11" w:rsidRPr="00415FAD">
        <w:rPr>
          <w:rFonts w:cstheme="minorHAnsi"/>
          <w:szCs w:val="24"/>
        </w:rPr>
        <w:t>viewpoint</w:t>
      </w:r>
      <w:r w:rsidR="008C75DA" w:rsidRPr="00415FAD">
        <w:rPr>
          <w:rFonts w:cstheme="minorHAnsi"/>
          <w:szCs w:val="24"/>
        </w:rPr>
        <w:t>.</w:t>
      </w:r>
      <w:r w:rsidR="00320B09" w:rsidRPr="00415FAD">
        <w:rPr>
          <w:rFonts w:cstheme="minorHAnsi"/>
          <w:szCs w:val="24"/>
        </w:rPr>
        <w:t xml:space="preserve"> </w:t>
      </w:r>
    </w:p>
    <w:p w14:paraId="63A45D4A" w14:textId="7CDCB166" w:rsidR="007E3D8F" w:rsidRPr="00415FAD" w:rsidRDefault="007E3D8F" w:rsidP="00320B09">
      <w:pPr>
        <w:rPr>
          <w:rFonts w:cstheme="minorHAnsi"/>
          <w:szCs w:val="24"/>
        </w:rPr>
      </w:pPr>
    </w:p>
    <w:p w14:paraId="398E8E04" w14:textId="41A8F4B1" w:rsidR="007E3D8F" w:rsidRPr="00415FAD" w:rsidRDefault="007E3D8F" w:rsidP="00320B09">
      <w:pPr>
        <w:rPr>
          <w:rFonts w:cstheme="minorHAnsi"/>
          <w:szCs w:val="24"/>
          <w:u w:val="single"/>
        </w:rPr>
      </w:pPr>
      <w:r w:rsidRPr="00415FAD">
        <w:rPr>
          <w:rFonts w:cstheme="minorHAnsi"/>
          <w:szCs w:val="24"/>
          <w:u w:val="single"/>
        </w:rPr>
        <w:t>Geographic Dispersion of Respondents</w:t>
      </w:r>
    </w:p>
    <w:p w14:paraId="4CB3BBF3" w14:textId="32E2811F" w:rsidR="00320B09" w:rsidRPr="00415FAD" w:rsidRDefault="00320B09" w:rsidP="00320B09">
      <w:pPr>
        <w:rPr>
          <w:rFonts w:cstheme="minorHAnsi"/>
          <w:szCs w:val="24"/>
        </w:rPr>
      </w:pPr>
    </w:p>
    <w:p w14:paraId="36804C71" w14:textId="211DA1E3" w:rsidR="00320B09" w:rsidRPr="00415FAD" w:rsidRDefault="00320B09" w:rsidP="00320B09">
      <w:pPr>
        <w:rPr>
          <w:rFonts w:cstheme="minorHAnsi"/>
          <w:szCs w:val="24"/>
        </w:rPr>
      </w:pPr>
      <w:r w:rsidRPr="00415FAD">
        <w:rPr>
          <w:rFonts w:cstheme="minorHAnsi"/>
          <w:szCs w:val="24"/>
        </w:rPr>
        <w:tab/>
        <w:t>From a geographic perspective, survey respon</w:t>
      </w:r>
      <w:r w:rsidR="008C75DA" w:rsidRPr="00415FAD">
        <w:rPr>
          <w:rFonts w:cstheme="minorHAnsi"/>
          <w:szCs w:val="24"/>
        </w:rPr>
        <w:t>ses</w:t>
      </w:r>
      <w:r w:rsidRPr="00415FAD">
        <w:rPr>
          <w:rFonts w:cstheme="minorHAnsi"/>
          <w:szCs w:val="24"/>
        </w:rPr>
        <w:t xml:space="preserve"> </w:t>
      </w:r>
      <w:r w:rsidR="008C75DA" w:rsidRPr="00415FAD">
        <w:rPr>
          <w:rFonts w:cstheme="minorHAnsi"/>
          <w:szCs w:val="24"/>
        </w:rPr>
        <w:t xml:space="preserve">came </w:t>
      </w:r>
      <w:r w:rsidRPr="00415FAD">
        <w:rPr>
          <w:rFonts w:cstheme="minorHAnsi"/>
          <w:szCs w:val="24"/>
        </w:rPr>
        <w:t xml:space="preserve">from across the United States. Survey respondents could select their “visit frequency” for </w:t>
      </w:r>
      <w:r w:rsidR="008C75DA" w:rsidRPr="00415FAD">
        <w:rPr>
          <w:rFonts w:cstheme="minorHAnsi"/>
          <w:szCs w:val="24"/>
        </w:rPr>
        <w:t>Cinemark</w:t>
      </w:r>
      <w:r w:rsidRPr="00415FAD">
        <w:rPr>
          <w:rFonts w:cstheme="minorHAnsi"/>
          <w:szCs w:val="24"/>
        </w:rPr>
        <w:t xml:space="preserve"> </w:t>
      </w:r>
      <w:r w:rsidR="00A952B8" w:rsidRPr="00415FAD">
        <w:rPr>
          <w:rFonts w:cstheme="minorHAnsi"/>
          <w:szCs w:val="24"/>
        </w:rPr>
        <w:t>Theater</w:t>
      </w:r>
      <w:r w:rsidR="008C75DA" w:rsidRPr="00415FAD">
        <w:rPr>
          <w:rFonts w:cstheme="minorHAnsi"/>
          <w:szCs w:val="24"/>
        </w:rPr>
        <w:t xml:space="preserve">s </w:t>
      </w:r>
      <w:r w:rsidRPr="00415FAD">
        <w:rPr>
          <w:rFonts w:cstheme="minorHAnsi"/>
          <w:szCs w:val="24"/>
        </w:rPr>
        <w:t>(</w:t>
      </w:r>
      <w:r w:rsidR="008C75DA" w:rsidRPr="00415FAD">
        <w:rPr>
          <w:rFonts w:cstheme="minorHAnsi"/>
          <w:szCs w:val="24"/>
        </w:rPr>
        <w:t xml:space="preserve">referring to the Cinemark Brand or one of their </w:t>
      </w:r>
      <w:del w:id="223" w:author="Travis Kemp" w:date="2017-12-01T06:39:00Z">
        <w:r w:rsidR="008C75DA" w:rsidRPr="00415FAD" w:rsidDel="00446D1E">
          <w:rPr>
            <w:rFonts w:cstheme="minorHAnsi"/>
            <w:szCs w:val="24"/>
          </w:rPr>
          <w:delText>subrands</w:delText>
        </w:r>
      </w:del>
      <w:ins w:id="224" w:author="Travis Kemp" w:date="2017-12-01T06:39:00Z">
        <w:r w:rsidR="00446D1E" w:rsidRPr="00415FAD">
          <w:rPr>
            <w:rFonts w:cstheme="minorHAnsi"/>
            <w:szCs w:val="24"/>
          </w:rPr>
          <w:t>sub brands</w:t>
        </w:r>
      </w:ins>
      <w:r w:rsidR="008C75DA" w:rsidRPr="00415FAD">
        <w:rPr>
          <w:rFonts w:cstheme="minorHAnsi"/>
          <w:szCs w:val="24"/>
        </w:rPr>
        <w:t xml:space="preserve"> – Century </w:t>
      </w:r>
      <w:r w:rsidR="00A952B8" w:rsidRPr="00415FAD">
        <w:rPr>
          <w:rFonts w:cstheme="minorHAnsi"/>
          <w:szCs w:val="24"/>
        </w:rPr>
        <w:t>Theater</w:t>
      </w:r>
      <w:r w:rsidR="008C75DA" w:rsidRPr="00415FAD">
        <w:rPr>
          <w:rFonts w:cstheme="minorHAnsi"/>
          <w:szCs w:val="24"/>
        </w:rPr>
        <w:t>s, Tinseltown, CineArts, or Rave</w:t>
      </w:r>
      <w:r w:rsidRPr="00415FAD">
        <w:rPr>
          <w:rFonts w:cstheme="minorHAnsi"/>
          <w:szCs w:val="24"/>
        </w:rPr>
        <w:t xml:space="preserve">). </w:t>
      </w:r>
      <w:r w:rsidR="008C75DA" w:rsidRPr="00415FAD">
        <w:rPr>
          <w:rFonts w:cstheme="minorHAnsi"/>
          <w:szCs w:val="24"/>
        </w:rPr>
        <w:t xml:space="preserve">Visit frequency was classified from </w:t>
      </w:r>
      <w:r w:rsidR="008C75DA" w:rsidRPr="00415FAD">
        <w:rPr>
          <w:rFonts w:cstheme="minorHAnsi"/>
          <w:i/>
          <w:szCs w:val="24"/>
        </w:rPr>
        <w:t>f</w:t>
      </w:r>
      <w:r w:rsidRPr="00415FAD">
        <w:rPr>
          <w:rFonts w:cstheme="minorHAnsi"/>
          <w:i/>
          <w:szCs w:val="24"/>
        </w:rPr>
        <w:t>requently</w:t>
      </w:r>
      <w:r w:rsidR="008C75DA" w:rsidRPr="00415FAD">
        <w:rPr>
          <w:rFonts w:cstheme="minorHAnsi"/>
          <w:i/>
          <w:szCs w:val="24"/>
        </w:rPr>
        <w:t>,</w:t>
      </w:r>
      <w:r w:rsidRPr="00415FAD">
        <w:rPr>
          <w:rFonts w:cstheme="minorHAnsi"/>
          <w:szCs w:val="24"/>
        </w:rPr>
        <w:t xml:space="preserve"> </w:t>
      </w:r>
      <w:r w:rsidR="008C75DA" w:rsidRPr="00415FAD">
        <w:rPr>
          <w:rFonts w:cstheme="minorHAnsi"/>
          <w:szCs w:val="24"/>
        </w:rPr>
        <w:t>meaning Cinemark</w:t>
      </w:r>
      <w:r w:rsidRPr="00415FAD">
        <w:rPr>
          <w:rFonts w:cstheme="minorHAnsi"/>
          <w:szCs w:val="24"/>
        </w:rPr>
        <w:t xml:space="preserve"> </w:t>
      </w:r>
      <w:r w:rsidR="00A952B8" w:rsidRPr="00415FAD">
        <w:rPr>
          <w:rFonts w:cstheme="minorHAnsi"/>
          <w:szCs w:val="24"/>
        </w:rPr>
        <w:t>Theater</w:t>
      </w:r>
      <w:r w:rsidR="008C75DA" w:rsidRPr="00415FAD">
        <w:rPr>
          <w:rFonts w:cstheme="minorHAnsi"/>
          <w:szCs w:val="24"/>
        </w:rPr>
        <w:t xml:space="preserve">s </w:t>
      </w:r>
      <w:r w:rsidRPr="00415FAD">
        <w:rPr>
          <w:rFonts w:cstheme="minorHAnsi"/>
          <w:szCs w:val="24"/>
        </w:rPr>
        <w:t xml:space="preserve">was the top choice </w:t>
      </w:r>
      <w:r w:rsidR="008C75DA" w:rsidRPr="00415FAD">
        <w:rPr>
          <w:rFonts w:cstheme="minorHAnsi"/>
          <w:szCs w:val="24"/>
        </w:rPr>
        <w:t>to see a movie</w:t>
      </w:r>
      <w:r w:rsidRPr="00415FAD">
        <w:rPr>
          <w:rFonts w:cstheme="minorHAnsi"/>
          <w:szCs w:val="24"/>
        </w:rPr>
        <w:t xml:space="preserve">, </w:t>
      </w:r>
      <w:r w:rsidR="008C75DA" w:rsidRPr="00415FAD">
        <w:rPr>
          <w:rFonts w:cstheme="minorHAnsi"/>
          <w:szCs w:val="24"/>
        </w:rPr>
        <w:t xml:space="preserve">to </w:t>
      </w:r>
      <w:r w:rsidRPr="00415FAD">
        <w:rPr>
          <w:rFonts w:cstheme="minorHAnsi"/>
          <w:i/>
          <w:szCs w:val="24"/>
        </w:rPr>
        <w:t>light</w:t>
      </w:r>
      <w:r w:rsidR="008C75DA" w:rsidRPr="00415FAD">
        <w:rPr>
          <w:rFonts w:cstheme="minorHAnsi"/>
          <w:i/>
          <w:szCs w:val="24"/>
        </w:rPr>
        <w:t>,</w:t>
      </w:r>
      <w:r w:rsidRPr="00415FAD">
        <w:rPr>
          <w:rFonts w:cstheme="minorHAnsi"/>
          <w:szCs w:val="24"/>
        </w:rPr>
        <w:t xml:space="preserve"> meaning </w:t>
      </w:r>
      <w:r w:rsidR="008C75DA" w:rsidRPr="00415FAD">
        <w:rPr>
          <w:rFonts w:cstheme="minorHAnsi"/>
          <w:szCs w:val="24"/>
        </w:rPr>
        <w:t xml:space="preserve">Cinemark </w:t>
      </w:r>
      <w:r w:rsidR="00A952B8" w:rsidRPr="00415FAD">
        <w:rPr>
          <w:rFonts w:cstheme="minorHAnsi"/>
          <w:szCs w:val="24"/>
        </w:rPr>
        <w:t>Theater</w:t>
      </w:r>
      <w:r w:rsidR="008C75DA" w:rsidRPr="00415FAD">
        <w:rPr>
          <w:rFonts w:cstheme="minorHAnsi"/>
          <w:szCs w:val="24"/>
        </w:rPr>
        <w:t>s</w:t>
      </w:r>
      <w:r w:rsidRPr="00415FAD">
        <w:rPr>
          <w:rFonts w:cstheme="minorHAnsi"/>
          <w:szCs w:val="24"/>
        </w:rPr>
        <w:t xml:space="preserve"> is one of the consumer</w:t>
      </w:r>
      <w:r w:rsidR="008C75DA" w:rsidRPr="00415FAD">
        <w:rPr>
          <w:rFonts w:cstheme="minorHAnsi"/>
          <w:szCs w:val="24"/>
        </w:rPr>
        <w:t>’s</w:t>
      </w:r>
      <w:r w:rsidRPr="00415FAD">
        <w:rPr>
          <w:rFonts w:cstheme="minorHAnsi"/>
          <w:szCs w:val="24"/>
        </w:rPr>
        <w:t xml:space="preserve"> choices</w:t>
      </w:r>
      <w:r w:rsidR="008C75DA" w:rsidRPr="00415FAD">
        <w:rPr>
          <w:rFonts w:cstheme="minorHAnsi"/>
          <w:szCs w:val="24"/>
        </w:rPr>
        <w:t xml:space="preserve"> for movie-going. </w:t>
      </w:r>
      <w:r w:rsidR="008C75DA" w:rsidRPr="00415FAD">
        <w:rPr>
          <w:rFonts w:cstheme="minorHAnsi"/>
          <w:i/>
          <w:szCs w:val="24"/>
        </w:rPr>
        <w:t>Non</w:t>
      </w:r>
      <w:r w:rsidRPr="00415FAD">
        <w:rPr>
          <w:rFonts w:cstheme="minorHAnsi"/>
          <w:i/>
          <w:szCs w:val="24"/>
        </w:rPr>
        <w:t>-visitor</w:t>
      </w:r>
      <w:r w:rsidRPr="00415FAD">
        <w:rPr>
          <w:rFonts w:cstheme="minorHAnsi"/>
          <w:szCs w:val="24"/>
        </w:rPr>
        <w:t xml:space="preserve"> </w:t>
      </w:r>
      <w:r w:rsidR="008C75DA" w:rsidRPr="00415FAD">
        <w:rPr>
          <w:rFonts w:cstheme="minorHAnsi"/>
          <w:szCs w:val="24"/>
        </w:rPr>
        <w:t xml:space="preserve">indicated the survey respondent did not opt to visit a Cinemark </w:t>
      </w:r>
      <w:r w:rsidR="00A952B8" w:rsidRPr="00415FAD">
        <w:rPr>
          <w:rFonts w:cstheme="minorHAnsi"/>
          <w:szCs w:val="24"/>
        </w:rPr>
        <w:t>Theater</w:t>
      </w:r>
      <w:r w:rsidRPr="00415FAD">
        <w:rPr>
          <w:rFonts w:cstheme="minorHAnsi"/>
          <w:szCs w:val="24"/>
        </w:rPr>
        <w:t>.</w:t>
      </w:r>
    </w:p>
    <w:p w14:paraId="3EC8AD1D" w14:textId="5D9933A3" w:rsidR="00320B09" w:rsidRPr="00415FAD" w:rsidRDefault="00320B09" w:rsidP="00320B09">
      <w:pPr>
        <w:rPr>
          <w:rFonts w:cstheme="minorHAnsi"/>
          <w:szCs w:val="24"/>
        </w:rPr>
      </w:pPr>
      <w:r w:rsidRPr="00415FAD">
        <w:rPr>
          <w:rFonts w:cstheme="minorHAnsi"/>
          <w:szCs w:val="24"/>
        </w:rPr>
        <w:lastRenderedPageBreak/>
        <w:tab/>
      </w:r>
    </w:p>
    <w:p w14:paraId="595EE79A" w14:textId="04A65A67" w:rsidR="00320B09" w:rsidRPr="00415FAD" w:rsidRDefault="00320B09" w:rsidP="00320B09">
      <w:pPr>
        <w:rPr>
          <w:rFonts w:cstheme="minorHAnsi"/>
          <w:szCs w:val="24"/>
        </w:rPr>
      </w:pPr>
      <w:r w:rsidRPr="00415FAD">
        <w:rPr>
          <w:rFonts w:cstheme="minorHAnsi"/>
          <w:szCs w:val="24"/>
        </w:rPr>
        <w:tab/>
        <w:t xml:space="preserve">Most of the data is concentrated in urban pockets </w:t>
      </w:r>
      <w:r w:rsidR="008C75DA" w:rsidRPr="00415FAD">
        <w:rPr>
          <w:rFonts w:cstheme="minorHAnsi"/>
          <w:szCs w:val="24"/>
        </w:rPr>
        <w:t xml:space="preserve">across </w:t>
      </w:r>
      <w:r w:rsidRPr="00415FAD">
        <w:rPr>
          <w:rFonts w:cstheme="minorHAnsi"/>
          <w:szCs w:val="24"/>
        </w:rPr>
        <w:t xml:space="preserve">California, Texas and the upper Midwest. As </w:t>
      </w:r>
      <w:r w:rsidR="008C75DA" w:rsidRPr="00415FAD">
        <w:rPr>
          <w:rFonts w:cstheme="minorHAnsi"/>
          <w:szCs w:val="24"/>
        </w:rPr>
        <w:t>shown</w:t>
      </w:r>
      <w:r w:rsidRPr="00415FAD">
        <w:rPr>
          <w:rFonts w:cstheme="minorHAnsi"/>
          <w:szCs w:val="24"/>
        </w:rPr>
        <w:t xml:space="preserve"> in Figure 3, the largest pockets of frequent visitors are in norther</w:t>
      </w:r>
      <w:r w:rsidR="008C75DA" w:rsidRPr="00415FAD">
        <w:rPr>
          <w:rFonts w:cstheme="minorHAnsi"/>
          <w:szCs w:val="24"/>
        </w:rPr>
        <w:t>n</w:t>
      </w:r>
      <w:r w:rsidRPr="00415FAD">
        <w:rPr>
          <w:rFonts w:cstheme="minorHAnsi"/>
          <w:szCs w:val="24"/>
        </w:rPr>
        <w:t xml:space="preserve"> California, throughout Texas</w:t>
      </w:r>
      <w:r w:rsidR="008C75DA" w:rsidRPr="00415FAD">
        <w:rPr>
          <w:rFonts w:cstheme="minorHAnsi"/>
          <w:szCs w:val="24"/>
        </w:rPr>
        <w:t>,</w:t>
      </w:r>
      <w:r w:rsidRPr="00415FAD">
        <w:rPr>
          <w:rFonts w:cstheme="minorHAnsi"/>
          <w:szCs w:val="24"/>
        </w:rPr>
        <w:t xml:space="preserve"> Chicago</w:t>
      </w:r>
      <w:r w:rsidR="008C75DA" w:rsidRPr="00415FAD">
        <w:rPr>
          <w:rFonts w:cstheme="minorHAnsi"/>
          <w:szCs w:val="24"/>
        </w:rPr>
        <w:t>,</w:t>
      </w:r>
      <w:r w:rsidRPr="00415FAD">
        <w:rPr>
          <w:rFonts w:cstheme="minorHAnsi"/>
          <w:szCs w:val="24"/>
        </w:rPr>
        <w:t xml:space="preserve"> and western Pennsylvania. </w:t>
      </w:r>
    </w:p>
    <w:p w14:paraId="18CB50C3" w14:textId="336EF23A" w:rsidR="00320B09" w:rsidRPr="00415FAD" w:rsidRDefault="00320B09" w:rsidP="00320B09">
      <w:pPr>
        <w:rPr>
          <w:rFonts w:cstheme="minorHAnsi"/>
          <w:szCs w:val="24"/>
        </w:rPr>
      </w:pPr>
    </w:p>
    <w:p w14:paraId="424F7249" w14:textId="1C5F7768" w:rsidR="00320B09" w:rsidRPr="00415FAD" w:rsidRDefault="00320B09" w:rsidP="00320B09">
      <w:pPr>
        <w:rPr>
          <w:rFonts w:cstheme="minorHAnsi"/>
          <w:szCs w:val="24"/>
        </w:rPr>
      </w:pPr>
      <w:r w:rsidRPr="00415FAD">
        <w:rPr>
          <w:rFonts w:cstheme="minorHAnsi"/>
          <w:noProof/>
          <w:szCs w:val="24"/>
          <w:rPrChange w:id="225" w:author="Travis Kemp" w:date="2017-12-03T07:02:00Z">
            <w:rPr>
              <w:rFonts w:cstheme="minorHAnsi"/>
              <w:noProof/>
              <w:szCs w:val="24"/>
            </w:rPr>
          </w:rPrChange>
        </w:rPr>
        <w:drawing>
          <wp:inline distT="0" distB="0" distL="0" distR="0" wp14:anchorId="15749EEF" wp14:editId="51C9F022">
            <wp:extent cx="5486400" cy="2984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Survey B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84500"/>
                    </a:xfrm>
                    <a:prstGeom prst="rect">
                      <a:avLst/>
                    </a:prstGeom>
                  </pic:spPr>
                </pic:pic>
              </a:graphicData>
            </a:graphic>
          </wp:inline>
        </w:drawing>
      </w:r>
    </w:p>
    <w:p w14:paraId="00C0049D" w14:textId="390D91A5" w:rsidR="00AF3171" w:rsidRPr="00415FAD" w:rsidRDefault="00320B09" w:rsidP="00320B09">
      <w:pPr>
        <w:ind w:left="720"/>
        <w:jc w:val="center"/>
        <w:rPr>
          <w:rFonts w:cstheme="minorHAnsi"/>
          <w:i/>
          <w:szCs w:val="24"/>
        </w:rPr>
      </w:pPr>
      <w:r w:rsidRPr="00415FAD">
        <w:rPr>
          <w:rFonts w:cstheme="minorHAnsi"/>
          <w:i/>
          <w:szCs w:val="24"/>
        </w:rPr>
        <w:t xml:space="preserve">Figure 3: Overall </w:t>
      </w:r>
      <w:r w:rsidR="007E1C13" w:rsidRPr="00415FAD">
        <w:rPr>
          <w:rFonts w:cstheme="minorHAnsi"/>
          <w:i/>
          <w:szCs w:val="24"/>
        </w:rPr>
        <w:t>s</w:t>
      </w:r>
      <w:r w:rsidRPr="00415FAD">
        <w:rPr>
          <w:rFonts w:cstheme="minorHAnsi"/>
          <w:i/>
          <w:szCs w:val="24"/>
        </w:rPr>
        <w:t xml:space="preserve">urvey base </w:t>
      </w:r>
      <w:r w:rsidR="008C75DA" w:rsidRPr="00415FAD">
        <w:rPr>
          <w:rFonts w:cstheme="minorHAnsi"/>
          <w:i/>
          <w:szCs w:val="24"/>
        </w:rPr>
        <w:t xml:space="preserve">across </w:t>
      </w:r>
      <w:r w:rsidRPr="00415FAD">
        <w:rPr>
          <w:rFonts w:cstheme="minorHAnsi"/>
          <w:i/>
          <w:szCs w:val="24"/>
        </w:rPr>
        <w:t>the U</w:t>
      </w:r>
      <w:r w:rsidR="008C75DA" w:rsidRPr="00415FAD">
        <w:rPr>
          <w:rFonts w:cstheme="minorHAnsi"/>
          <w:i/>
          <w:szCs w:val="24"/>
        </w:rPr>
        <w:t>nited States</w:t>
      </w:r>
      <w:del w:id="226" w:author="Travis Kemp" w:date="2017-12-01T06:40:00Z">
        <w:r w:rsidRPr="00415FAD" w:rsidDel="00446D1E">
          <w:rPr>
            <w:rFonts w:cstheme="minorHAnsi"/>
            <w:i/>
            <w:szCs w:val="24"/>
          </w:rPr>
          <w:delText>.</w:delText>
        </w:r>
      </w:del>
      <w:r w:rsidRPr="00415FAD">
        <w:rPr>
          <w:rFonts w:cstheme="minorHAnsi"/>
          <w:i/>
          <w:szCs w:val="24"/>
        </w:rPr>
        <w:t xml:space="preserve"> (Tableau)</w:t>
      </w:r>
    </w:p>
    <w:p w14:paraId="066E0651" w14:textId="77777777" w:rsidR="00630C54" w:rsidRPr="00415FAD" w:rsidRDefault="00630C54" w:rsidP="00630C54">
      <w:pPr>
        <w:rPr>
          <w:rFonts w:cstheme="minorHAnsi"/>
          <w:szCs w:val="24"/>
        </w:rPr>
      </w:pPr>
    </w:p>
    <w:p w14:paraId="1B511F8B" w14:textId="02515D1E" w:rsidR="007E3D8F" w:rsidRPr="00415FAD" w:rsidRDefault="007E3D8F" w:rsidP="00630C54">
      <w:pPr>
        <w:rPr>
          <w:rFonts w:cstheme="minorHAnsi"/>
          <w:szCs w:val="24"/>
          <w:u w:val="single"/>
        </w:rPr>
      </w:pPr>
      <w:r w:rsidRPr="00415FAD">
        <w:rPr>
          <w:rFonts w:cstheme="minorHAnsi"/>
          <w:szCs w:val="24"/>
          <w:u w:val="single"/>
        </w:rPr>
        <w:t>Income Dispersion of Respondents</w:t>
      </w:r>
    </w:p>
    <w:p w14:paraId="0D66049F" w14:textId="5B730FE2" w:rsidR="007E3D8F" w:rsidRPr="00415FAD" w:rsidRDefault="007E3D8F" w:rsidP="007E3D8F">
      <w:pPr>
        <w:ind w:left="720"/>
        <w:rPr>
          <w:rFonts w:cstheme="minorHAnsi"/>
          <w:szCs w:val="24"/>
        </w:rPr>
      </w:pPr>
    </w:p>
    <w:p w14:paraId="683531D5" w14:textId="3FE48608" w:rsidR="007E3D8F" w:rsidRPr="00415FAD" w:rsidRDefault="007E3D8F" w:rsidP="007E3D8F">
      <w:pPr>
        <w:ind w:firstLine="720"/>
        <w:rPr>
          <w:rFonts w:cstheme="minorHAnsi"/>
          <w:szCs w:val="24"/>
        </w:rPr>
      </w:pPr>
      <w:r w:rsidRPr="00415FAD">
        <w:rPr>
          <w:rFonts w:cstheme="minorHAnsi"/>
          <w:szCs w:val="24"/>
        </w:rPr>
        <w:t xml:space="preserve">The income dispersion of respondents is </w:t>
      </w:r>
      <w:r w:rsidR="00C6189C" w:rsidRPr="00415FAD">
        <w:rPr>
          <w:rFonts w:cstheme="minorHAnsi"/>
          <w:szCs w:val="24"/>
        </w:rPr>
        <w:t>comparable</w:t>
      </w:r>
      <w:r w:rsidRPr="00415FAD">
        <w:rPr>
          <w:rFonts w:cstheme="minorHAnsi"/>
          <w:szCs w:val="24"/>
        </w:rPr>
        <w:t xml:space="preserve"> across all income brackets, with the respondents over-indexing in the “Over 100K” bracket as seen in Figure 4. This </w:t>
      </w:r>
      <w:r w:rsidR="008C75DA" w:rsidRPr="00415FAD">
        <w:rPr>
          <w:rFonts w:cstheme="minorHAnsi"/>
          <w:szCs w:val="24"/>
        </w:rPr>
        <w:t>could be a misrepresentation</w:t>
      </w:r>
      <w:r w:rsidRPr="00415FAD">
        <w:rPr>
          <w:rFonts w:cstheme="minorHAnsi"/>
          <w:szCs w:val="24"/>
        </w:rPr>
        <w:t xml:space="preserve"> in </w:t>
      </w:r>
      <w:r w:rsidR="008C75DA" w:rsidRPr="00415FAD">
        <w:rPr>
          <w:rFonts w:cstheme="minorHAnsi"/>
          <w:szCs w:val="24"/>
        </w:rPr>
        <w:t>the data as an influx of</w:t>
      </w:r>
      <w:r w:rsidRPr="00415FAD">
        <w:rPr>
          <w:rFonts w:cstheme="minorHAnsi"/>
          <w:szCs w:val="24"/>
        </w:rPr>
        <w:t xml:space="preserve"> </w:t>
      </w:r>
      <w:r w:rsidR="008C75DA" w:rsidRPr="00415FAD">
        <w:rPr>
          <w:rFonts w:cstheme="minorHAnsi"/>
          <w:szCs w:val="24"/>
        </w:rPr>
        <w:t xml:space="preserve">those in the </w:t>
      </w:r>
      <w:r w:rsidRPr="00415FAD">
        <w:rPr>
          <w:rFonts w:cstheme="minorHAnsi"/>
          <w:szCs w:val="24"/>
        </w:rPr>
        <w:t>“</w:t>
      </w:r>
      <w:r w:rsidR="008C75DA" w:rsidRPr="00415FAD">
        <w:rPr>
          <w:rFonts w:cstheme="minorHAnsi"/>
          <w:szCs w:val="24"/>
        </w:rPr>
        <w:t>Child and Teen</w:t>
      </w:r>
      <w:r w:rsidRPr="00415FAD">
        <w:rPr>
          <w:rFonts w:cstheme="minorHAnsi"/>
          <w:szCs w:val="24"/>
        </w:rPr>
        <w:t xml:space="preserve">” (age under 20) </w:t>
      </w:r>
      <w:r w:rsidR="008C75DA" w:rsidRPr="00415FAD">
        <w:rPr>
          <w:rFonts w:cstheme="minorHAnsi"/>
          <w:szCs w:val="24"/>
        </w:rPr>
        <w:t>demographic selected</w:t>
      </w:r>
      <w:r w:rsidRPr="00415FAD">
        <w:rPr>
          <w:rFonts w:cstheme="minorHAnsi"/>
          <w:szCs w:val="24"/>
        </w:rPr>
        <w:t xml:space="preserve"> this bracket</w:t>
      </w:r>
      <w:r w:rsidR="008C75DA" w:rsidRPr="00415FAD">
        <w:rPr>
          <w:rFonts w:cstheme="minorHAnsi"/>
          <w:szCs w:val="24"/>
        </w:rPr>
        <w:t>.</w:t>
      </w:r>
      <w:r w:rsidRPr="00415FAD">
        <w:rPr>
          <w:rFonts w:cstheme="minorHAnsi"/>
          <w:szCs w:val="24"/>
        </w:rPr>
        <w:t xml:space="preserve"> Since we are focusing on the “</w:t>
      </w:r>
      <w:r w:rsidR="008C75DA" w:rsidRPr="00415FAD">
        <w:rPr>
          <w:rFonts w:cstheme="minorHAnsi"/>
          <w:szCs w:val="24"/>
        </w:rPr>
        <w:t>Y</w:t>
      </w:r>
      <w:r w:rsidRPr="00415FAD">
        <w:rPr>
          <w:rFonts w:cstheme="minorHAnsi"/>
          <w:szCs w:val="24"/>
        </w:rPr>
        <w:t xml:space="preserve">oung </w:t>
      </w:r>
      <w:r w:rsidR="008C75DA" w:rsidRPr="00415FAD">
        <w:rPr>
          <w:rFonts w:cstheme="minorHAnsi"/>
          <w:szCs w:val="24"/>
        </w:rPr>
        <w:t>P</w:t>
      </w:r>
      <w:r w:rsidRPr="00415FAD">
        <w:rPr>
          <w:rFonts w:cstheme="minorHAnsi"/>
          <w:szCs w:val="24"/>
        </w:rPr>
        <w:t>rofessionals</w:t>
      </w:r>
      <w:r w:rsidR="008C75DA" w:rsidRPr="00415FAD">
        <w:rPr>
          <w:rFonts w:cstheme="minorHAnsi"/>
          <w:szCs w:val="24"/>
        </w:rPr>
        <w:t>”</w:t>
      </w:r>
      <w:r w:rsidRPr="00415FAD">
        <w:rPr>
          <w:rFonts w:cstheme="minorHAnsi"/>
          <w:szCs w:val="24"/>
        </w:rPr>
        <w:t xml:space="preserve"> </w:t>
      </w:r>
      <w:r w:rsidR="008C75DA" w:rsidRPr="00415FAD">
        <w:rPr>
          <w:rFonts w:cstheme="minorHAnsi"/>
          <w:szCs w:val="24"/>
        </w:rPr>
        <w:t>demographic,</w:t>
      </w:r>
      <w:r w:rsidRPr="00415FAD">
        <w:rPr>
          <w:rFonts w:cstheme="minorHAnsi"/>
          <w:szCs w:val="24"/>
        </w:rPr>
        <w:t xml:space="preserve"> we are not concerned with this anomaly.</w:t>
      </w:r>
    </w:p>
    <w:p w14:paraId="55487447" w14:textId="1CFF3FDC" w:rsidR="007E3D8F" w:rsidRPr="00415FAD" w:rsidRDefault="007E3D8F" w:rsidP="007E3D8F">
      <w:pPr>
        <w:ind w:left="720"/>
        <w:rPr>
          <w:rFonts w:cstheme="minorHAnsi"/>
          <w:szCs w:val="24"/>
        </w:rPr>
      </w:pPr>
      <w:r w:rsidRPr="00415FAD">
        <w:rPr>
          <w:rFonts w:cstheme="minorHAnsi"/>
          <w:noProof/>
          <w:szCs w:val="24"/>
          <w:rPrChange w:id="227" w:author="Travis Kemp" w:date="2017-12-03T07:02:00Z">
            <w:rPr>
              <w:rFonts w:cstheme="minorHAnsi"/>
              <w:noProof/>
              <w:szCs w:val="24"/>
            </w:rPr>
          </w:rPrChange>
        </w:rPr>
        <w:lastRenderedPageBreak/>
        <w:drawing>
          <wp:inline distT="0" distB="0" distL="0" distR="0" wp14:anchorId="07418CAE" wp14:editId="6A01CCB4">
            <wp:extent cx="5486400" cy="349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ondent Income Distribution.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490595"/>
                    </a:xfrm>
                    <a:prstGeom prst="rect">
                      <a:avLst/>
                    </a:prstGeom>
                  </pic:spPr>
                </pic:pic>
              </a:graphicData>
            </a:graphic>
          </wp:inline>
        </w:drawing>
      </w:r>
    </w:p>
    <w:p w14:paraId="7478AC26" w14:textId="2167FF77" w:rsidR="00320B09" w:rsidRPr="00415FAD" w:rsidRDefault="00320B09" w:rsidP="00320B09">
      <w:pPr>
        <w:ind w:left="720"/>
        <w:jc w:val="center"/>
        <w:rPr>
          <w:rFonts w:cstheme="minorHAnsi"/>
          <w:szCs w:val="24"/>
        </w:rPr>
      </w:pPr>
    </w:p>
    <w:p w14:paraId="2DC04230" w14:textId="5D859C77" w:rsidR="00320B09" w:rsidRPr="00415FAD" w:rsidRDefault="007E3D8F" w:rsidP="007E3D8F">
      <w:pPr>
        <w:ind w:left="720"/>
        <w:jc w:val="center"/>
        <w:rPr>
          <w:rFonts w:cstheme="minorHAnsi"/>
          <w:i/>
          <w:szCs w:val="24"/>
        </w:rPr>
      </w:pPr>
      <w:r w:rsidRPr="00415FAD">
        <w:rPr>
          <w:rFonts w:cstheme="minorHAnsi"/>
          <w:i/>
          <w:szCs w:val="24"/>
        </w:rPr>
        <w:t>Figure 4: Income distribution by respondents (Tableau)</w:t>
      </w:r>
    </w:p>
    <w:p w14:paraId="45E7E790" w14:textId="77777777" w:rsidR="00AF3171" w:rsidRPr="00415FAD" w:rsidRDefault="00AF3171" w:rsidP="00AF3171">
      <w:pPr>
        <w:ind w:left="720"/>
        <w:rPr>
          <w:rFonts w:cstheme="minorHAnsi"/>
          <w:szCs w:val="24"/>
        </w:rPr>
      </w:pPr>
    </w:p>
    <w:p w14:paraId="1A81B2A3" w14:textId="0F400181" w:rsidR="00AF3171" w:rsidRPr="00415FAD" w:rsidRDefault="007E3D8F" w:rsidP="007E3D8F">
      <w:pPr>
        <w:rPr>
          <w:rFonts w:cstheme="minorHAnsi"/>
          <w:szCs w:val="24"/>
          <w:u w:val="single"/>
        </w:rPr>
      </w:pPr>
      <w:r w:rsidRPr="00415FAD">
        <w:rPr>
          <w:rFonts w:cstheme="minorHAnsi"/>
          <w:szCs w:val="24"/>
          <w:u w:val="single"/>
        </w:rPr>
        <w:t>Ethnicity of Respondents</w:t>
      </w:r>
    </w:p>
    <w:p w14:paraId="675BD405" w14:textId="5729B243" w:rsidR="007E3D8F" w:rsidRPr="00415FAD" w:rsidRDefault="007E3D8F" w:rsidP="007E3D8F">
      <w:pPr>
        <w:rPr>
          <w:rFonts w:cstheme="minorHAnsi"/>
          <w:szCs w:val="24"/>
          <w:u w:val="single"/>
        </w:rPr>
      </w:pPr>
    </w:p>
    <w:p w14:paraId="2CA9E9DD" w14:textId="64CF34A4" w:rsidR="007E3D8F" w:rsidRPr="00415FAD" w:rsidRDefault="007E3D8F" w:rsidP="007E3D8F">
      <w:pPr>
        <w:rPr>
          <w:rFonts w:cstheme="minorHAnsi"/>
          <w:szCs w:val="24"/>
        </w:rPr>
      </w:pPr>
      <w:r w:rsidRPr="00415FAD">
        <w:rPr>
          <w:rFonts w:cstheme="minorHAnsi"/>
          <w:szCs w:val="24"/>
        </w:rPr>
        <w:tab/>
        <w:t xml:space="preserve">Figure 5 </w:t>
      </w:r>
      <w:r w:rsidR="008C75DA" w:rsidRPr="00415FAD">
        <w:rPr>
          <w:rFonts w:cstheme="minorHAnsi"/>
          <w:szCs w:val="24"/>
        </w:rPr>
        <w:t xml:space="preserve">indicates </w:t>
      </w:r>
      <w:r w:rsidRPr="00415FAD">
        <w:rPr>
          <w:rFonts w:cstheme="minorHAnsi"/>
          <w:szCs w:val="24"/>
        </w:rPr>
        <w:t>the ethnicity of the respondents</w:t>
      </w:r>
      <w:r w:rsidR="006F6323" w:rsidRPr="00415FAD">
        <w:rPr>
          <w:rFonts w:cstheme="minorHAnsi"/>
          <w:szCs w:val="24"/>
        </w:rPr>
        <w:t xml:space="preserve"> -- the</w:t>
      </w:r>
      <w:r w:rsidRPr="00415FAD">
        <w:rPr>
          <w:rFonts w:cstheme="minorHAnsi"/>
          <w:szCs w:val="24"/>
        </w:rPr>
        <w:t xml:space="preserve"> majority being Caucasian</w:t>
      </w:r>
      <w:r w:rsidR="006F6323" w:rsidRPr="00415FAD">
        <w:rPr>
          <w:rFonts w:cstheme="minorHAnsi"/>
          <w:szCs w:val="24"/>
        </w:rPr>
        <w:t>, followed by Hispanic and African American. This distribution is also found in the Y</w:t>
      </w:r>
      <w:r w:rsidR="00E13126" w:rsidRPr="00415FAD">
        <w:rPr>
          <w:rFonts w:cstheme="minorHAnsi"/>
          <w:szCs w:val="24"/>
        </w:rPr>
        <w:t xml:space="preserve">oung </w:t>
      </w:r>
      <w:r w:rsidR="006F6323" w:rsidRPr="00415FAD">
        <w:rPr>
          <w:rFonts w:cstheme="minorHAnsi"/>
          <w:szCs w:val="24"/>
        </w:rPr>
        <w:t>P</w:t>
      </w:r>
      <w:r w:rsidR="00E13126" w:rsidRPr="00415FAD">
        <w:rPr>
          <w:rFonts w:cstheme="minorHAnsi"/>
          <w:szCs w:val="24"/>
        </w:rPr>
        <w:t>rofessionals</w:t>
      </w:r>
      <w:r w:rsidR="006F6323" w:rsidRPr="00415FAD">
        <w:rPr>
          <w:rFonts w:cstheme="minorHAnsi"/>
          <w:szCs w:val="24"/>
        </w:rPr>
        <w:t xml:space="preserve"> demographic,</w:t>
      </w:r>
      <w:r w:rsidR="005E78A5" w:rsidRPr="00415FAD">
        <w:rPr>
          <w:rFonts w:cstheme="minorHAnsi"/>
          <w:szCs w:val="24"/>
        </w:rPr>
        <w:t xml:space="preserve"> as seen in Figure 6. </w:t>
      </w:r>
    </w:p>
    <w:p w14:paraId="1D25F4DF" w14:textId="26F18976" w:rsidR="007E3D8F" w:rsidRPr="00415FAD" w:rsidRDefault="007E3D8F" w:rsidP="007E3D8F">
      <w:pPr>
        <w:jc w:val="center"/>
        <w:rPr>
          <w:rFonts w:cstheme="minorHAnsi"/>
          <w:szCs w:val="24"/>
        </w:rPr>
      </w:pPr>
      <w:r w:rsidRPr="00415FAD">
        <w:rPr>
          <w:rFonts w:cstheme="minorHAnsi"/>
          <w:noProof/>
          <w:szCs w:val="24"/>
          <w:rPrChange w:id="228" w:author="Travis Kemp" w:date="2017-12-03T07:02:00Z">
            <w:rPr>
              <w:rFonts w:cstheme="minorHAnsi"/>
              <w:noProof/>
              <w:szCs w:val="24"/>
            </w:rPr>
          </w:rPrChange>
        </w:rPr>
        <w:drawing>
          <wp:inline distT="0" distB="0" distL="0" distR="0" wp14:anchorId="1B333F06" wp14:editId="7494E4AC">
            <wp:extent cx="4726744" cy="266317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pondent Ra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1931" cy="2666093"/>
                    </a:xfrm>
                    <a:prstGeom prst="rect">
                      <a:avLst/>
                    </a:prstGeom>
                  </pic:spPr>
                </pic:pic>
              </a:graphicData>
            </a:graphic>
          </wp:inline>
        </w:drawing>
      </w:r>
    </w:p>
    <w:p w14:paraId="2CEC5AB6" w14:textId="79617DFF" w:rsidR="00AF3171" w:rsidRPr="00415FAD" w:rsidRDefault="00AF3171" w:rsidP="00AF3171">
      <w:pPr>
        <w:rPr>
          <w:rFonts w:cstheme="minorHAnsi"/>
          <w:szCs w:val="24"/>
        </w:rPr>
      </w:pPr>
    </w:p>
    <w:p w14:paraId="2C2BA96E" w14:textId="6403BE41" w:rsidR="007E3D8F" w:rsidRPr="00415FAD" w:rsidRDefault="007E3D8F" w:rsidP="007E3D8F">
      <w:pPr>
        <w:jc w:val="center"/>
        <w:rPr>
          <w:rFonts w:cstheme="minorHAnsi"/>
          <w:i/>
          <w:szCs w:val="24"/>
        </w:rPr>
      </w:pPr>
      <w:r w:rsidRPr="00415FAD">
        <w:rPr>
          <w:rFonts w:cstheme="minorHAnsi"/>
          <w:i/>
          <w:szCs w:val="24"/>
        </w:rPr>
        <w:t>Figure 5: Ethnicity of respondents (Tableau)</w:t>
      </w:r>
    </w:p>
    <w:p w14:paraId="7EA6AEFB" w14:textId="63A2F8DC" w:rsidR="005E78A5" w:rsidRPr="00415FAD" w:rsidRDefault="005E78A5" w:rsidP="007E3D8F">
      <w:pPr>
        <w:jc w:val="center"/>
        <w:rPr>
          <w:rFonts w:cstheme="minorHAnsi"/>
          <w:szCs w:val="24"/>
        </w:rPr>
      </w:pPr>
      <w:r w:rsidRPr="00415FAD">
        <w:rPr>
          <w:rFonts w:cstheme="minorHAnsi"/>
          <w:noProof/>
          <w:szCs w:val="24"/>
          <w:rPrChange w:id="229" w:author="Travis Kemp" w:date="2017-12-03T07:02:00Z">
            <w:rPr>
              <w:rFonts w:cstheme="minorHAnsi"/>
              <w:noProof/>
              <w:szCs w:val="24"/>
            </w:rPr>
          </w:rPrChange>
        </w:rPr>
        <w:lastRenderedPageBreak/>
        <w:drawing>
          <wp:inline distT="0" distB="0" distL="0" distR="0" wp14:anchorId="7E320542" wp14:editId="3FA39095">
            <wp:extent cx="4979963" cy="2898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pondent Race (Young Professiona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1780" cy="2899119"/>
                    </a:xfrm>
                    <a:prstGeom prst="rect">
                      <a:avLst/>
                    </a:prstGeom>
                  </pic:spPr>
                </pic:pic>
              </a:graphicData>
            </a:graphic>
          </wp:inline>
        </w:drawing>
      </w:r>
    </w:p>
    <w:p w14:paraId="6D7CB327" w14:textId="2E139C62" w:rsidR="007E3D8F" w:rsidRPr="00415FAD" w:rsidRDefault="007E3D8F" w:rsidP="007E3D8F">
      <w:pPr>
        <w:jc w:val="center"/>
        <w:rPr>
          <w:rFonts w:cstheme="minorHAnsi"/>
          <w:szCs w:val="24"/>
        </w:rPr>
      </w:pPr>
    </w:p>
    <w:p w14:paraId="0C224A26" w14:textId="2650ACA9" w:rsidR="005E78A5" w:rsidRPr="00415FAD" w:rsidRDefault="005E78A5" w:rsidP="005E78A5">
      <w:pPr>
        <w:jc w:val="center"/>
        <w:rPr>
          <w:rFonts w:cstheme="minorHAnsi"/>
          <w:i/>
          <w:szCs w:val="24"/>
        </w:rPr>
      </w:pPr>
      <w:r w:rsidRPr="00415FAD">
        <w:rPr>
          <w:rFonts w:cstheme="minorHAnsi"/>
          <w:i/>
          <w:szCs w:val="24"/>
        </w:rPr>
        <w:t xml:space="preserve">Figure 6: Ethnicity of </w:t>
      </w:r>
      <w:r w:rsidR="00442CB4" w:rsidRPr="00415FAD">
        <w:rPr>
          <w:rFonts w:cstheme="minorHAnsi"/>
          <w:i/>
          <w:szCs w:val="24"/>
        </w:rPr>
        <w:t>Young Professional</w:t>
      </w:r>
      <w:r w:rsidRPr="00415FAD">
        <w:rPr>
          <w:rFonts w:cstheme="minorHAnsi"/>
          <w:i/>
          <w:szCs w:val="24"/>
        </w:rPr>
        <w:t xml:space="preserve"> respondents (Tableau)</w:t>
      </w:r>
    </w:p>
    <w:p w14:paraId="32D0131C" w14:textId="77777777" w:rsidR="005E78A5" w:rsidRPr="00415FAD" w:rsidRDefault="005E78A5" w:rsidP="005E78A5">
      <w:pPr>
        <w:jc w:val="center"/>
        <w:rPr>
          <w:rFonts w:cstheme="minorHAnsi"/>
          <w:b/>
          <w:szCs w:val="24"/>
        </w:rPr>
      </w:pPr>
    </w:p>
    <w:p w14:paraId="3898FA3D" w14:textId="5D6DFA2E" w:rsidR="006A2CD4" w:rsidRPr="00415FAD" w:rsidRDefault="006A2CD4" w:rsidP="005E78A5">
      <w:pPr>
        <w:rPr>
          <w:rFonts w:cstheme="minorHAnsi"/>
          <w:b/>
          <w:szCs w:val="24"/>
        </w:rPr>
      </w:pPr>
      <w:commentRangeStart w:id="230"/>
      <w:commentRangeStart w:id="231"/>
      <w:r w:rsidRPr="00415FAD">
        <w:rPr>
          <w:rFonts w:cstheme="minorHAnsi"/>
          <w:b/>
          <w:szCs w:val="24"/>
        </w:rPr>
        <w:t>Conclusions</w:t>
      </w:r>
    </w:p>
    <w:p w14:paraId="5F2397F7" w14:textId="404E7289" w:rsidR="00E6747B" w:rsidRPr="00415FAD" w:rsidRDefault="00E6747B" w:rsidP="005E78A5">
      <w:pPr>
        <w:rPr>
          <w:rFonts w:cstheme="minorHAnsi"/>
          <w:szCs w:val="24"/>
        </w:rPr>
      </w:pPr>
    </w:p>
    <w:p w14:paraId="1C8CC41E" w14:textId="7FFC8DCE" w:rsidR="00E6747B" w:rsidRPr="00415FAD" w:rsidRDefault="00E6747B" w:rsidP="005E78A5">
      <w:pPr>
        <w:rPr>
          <w:rFonts w:cstheme="minorHAnsi"/>
          <w:szCs w:val="24"/>
        </w:rPr>
      </w:pPr>
      <w:r w:rsidRPr="00415FAD">
        <w:rPr>
          <w:rFonts w:cstheme="minorHAnsi"/>
          <w:szCs w:val="24"/>
        </w:rPr>
        <w:tab/>
        <w:t xml:space="preserve">The </w:t>
      </w:r>
      <w:r w:rsidR="00442CB4" w:rsidRPr="00415FAD">
        <w:rPr>
          <w:rFonts w:cstheme="minorHAnsi"/>
          <w:szCs w:val="24"/>
        </w:rPr>
        <w:t>Young Professional</w:t>
      </w:r>
      <w:r w:rsidRPr="00415FAD">
        <w:rPr>
          <w:rFonts w:cstheme="minorHAnsi"/>
          <w:szCs w:val="24"/>
        </w:rPr>
        <w:t xml:space="preserve"> market will forever change how movies are viewed, but their impact is not as drastically negative as in some other industries.</w:t>
      </w:r>
    </w:p>
    <w:p w14:paraId="1F47487B" w14:textId="7853E93E" w:rsidR="00E6747B" w:rsidRPr="00415FAD" w:rsidRDefault="00E6747B" w:rsidP="005E78A5">
      <w:pPr>
        <w:rPr>
          <w:rFonts w:cstheme="minorHAnsi"/>
          <w:szCs w:val="24"/>
        </w:rPr>
      </w:pPr>
    </w:p>
    <w:p w14:paraId="0EE0F4CF" w14:textId="29150762" w:rsidR="00E6747B" w:rsidRPr="00415FAD" w:rsidRDefault="00E6747B" w:rsidP="005E78A5">
      <w:pPr>
        <w:rPr>
          <w:rFonts w:cstheme="minorHAnsi"/>
          <w:szCs w:val="24"/>
        </w:rPr>
      </w:pPr>
      <w:r w:rsidRPr="00415FAD">
        <w:rPr>
          <w:rFonts w:cstheme="minorHAnsi"/>
          <w:szCs w:val="24"/>
        </w:rPr>
        <w:tab/>
      </w:r>
      <w:r w:rsidR="00442CB4" w:rsidRPr="00415FAD">
        <w:rPr>
          <w:rFonts w:cstheme="minorHAnsi"/>
          <w:szCs w:val="24"/>
        </w:rPr>
        <w:t>Young Professionals</w:t>
      </w:r>
      <w:r w:rsidRPr="00415FAD">
        <w:rPr>
          <w:rFonts w:cstheme="minorHAnsi"/>
          <w:szCs w:val="24"/>
        </w:rPr>
        <w:t xml:space="preserve"> are looking for similar amenities as other age buckets, with the movie title being of </w:t>
      </w:r>
      <w:r w:rsidR="00C6189C" w:rsidRPr="00415FAD">
        <w:rPr>
          <w:rFonts w:cstheme="minorHAnsi"/>
          <w:szCs w:val="24"/>
        </w:rPr>
        <w:t>the most important factor in</w:t>
      </w:r>
      <w:r w:rsidRPr="00415FAD">
        <w:rPr>
          <w:rFonts w:cstheme="minorHAnsi"/>
          <w:szCs w:val="24"/>
        </w:rPr>
        <w:t xml:space="preserve"> decid</w:t>
      </w:r>
      <w:r w:rsidR="00C6189C" w:rsidRPr="00415FAD">
        <w:rPr>
          <w:rFonts w:cstheme="minorHAnsi"/>
          <w:szCs w:val="24"/>
        </w:rPr>
        <w:t>ing</w:t>
      </w:r>
      <w:r w:rsidRPr="00415FAD">
        <w:rPr>
          <w:rFonts w:cstheme="minorHAnsi"/>
          <w:szCs w:val="24"/>
        </w:rPr>
        <w:t xml:space="preserve"> to go to the </w:t>
      </w:r>
      <w:r w:rsidR="00A952B8" w:rsidRPr="00415FAD">
        <w:rPr>
          <w:rFonts w:cstheme="minorHAnsi"/>
          <w:szCs w:val="24"/>
        </w:rPr>
        <w:t>theater</w:t>
      </w:r>
      <w:r w:rsidRPr="00415FAD">
        <w:rPr>
          <w:rFonts w:cstheme="minorHAnsi"/>
          <w:szCs w:val="24"/>
        </w:rPr>
        <w:t xml:space="preserve"> or not. Additionally, comfort and cleanliness of the </w:t>
      </w:r>
      <w:r w:rsidR="00A952B8" w:rsidRPr="00415FAD">
        <w:rPr>
          <w:rFonts w:cstheme="minorHAnsi"/>
          <w:szCs w:val="24"/>
        </w:rPr>
        <w:t>theater</w:t>
      </w:r>
      <w:r w:rsidRPr="00415FAD">
        <w:rPr>
          <w:rFonts w:cstheme="minorHAnsi"/>
          <w:szCs w:val="24"/>
        </w:rPr>
        <w:t xml:space="preserve"> itself are of primary importance for </w:t>
      </w:r>
      <w:r w:rsidR="00442CB4" w:rsidRPr="00415FAD">
        <w:rPr>
          <w:rFonts w:cstheme="minorHAnsi"/>
          <w:szCs w:val="24"/>
        </w:rPr>
        <w:t>Young Professionals</w:t>
      </w:r>
      <w:r w:rsidRPr="00415FAD">
        <w:rPr>
          <w:rFonts w:cstheme="minorHAnsi"/>
          <w:szCs w:val="24"/>
        </w:rPr>
        <w:t xml:space="preserve"> (as it is with almost all age buckets).</w:t>
      </w:r>
    </w:p>
    <w:p w14:paraId="701ECF8B" w14:textId="5A223BD6" w:rsidR="00E6747B" w:rsidRPr="00415FAD" w:rsidRDefault="00E6747B" w:rsidP="005E78A5">
      <w:pPr>
        <w:rPr>
          <w:rFonts w:cstheme="minorHAnsi"/>
          <w:szCs w:val="24"/>
        </w:rPr>
      </w:pPr>
    </w:p>
    <w:p w14:paraId="6E5E69B7" w14:textId="1B092015" w:rsidR="00E6747B" w:rsidRPr="00415FAD" w:rsidRDefault="00E6747B" w:rsidP="005E78A5">
      <w:pPr>
        <w:rPr>
          <w:rFonts w:cstheme="minorHAnsi"/>
          <w:szCs w:val="24"/>
        </w:rPr>
      </w:pPr>
      <w:r w:rsidRPr="00415FAD">
        <w:rPr>
          <w:rFonts w:cstheme="minorHAnsi"/>
          <w:szCs w:val="24"/>
        </w:rPr>
        <w:tab/>
        <w:t xml:space="preserve">Where the largest insight in the analysis is gained, is the way </w:t>
      </w:r>
      <w:r w:rsidR="00442CB4" w:rsidRPr="00415FAD">
        <w:rPr>
          <w:rFonts w:cstheme="minorHAnsi"/>
          <w:szCs w:val="24"/>
        </w:rPr>
        <w:t>Young Professionals</w:t>
      </w:r>
      <w:r w:rsidRPr="00415FAD">
        <w:rPr>
          <w:rFonts w:cstheme="minorHAnsi"/>
          <w:szCs w:val="24"/>
        </w:rPr>
        <w:t xml:space="preserve"> experience movie</w:t>
      </w:r>
      <w:r w:rsidR="00CF2CEC" w:rsidRPr="00415FAD">
        <w:rPr>
          <w:rFonts w:cstheme="minorHAnsi"/>
          <w:szCs w:val="24"/>
        </w:rPr>
        <w:t xml:space="preserve">s. </w:t>
      </w:r>
      <w:r w:rsidR="00442CB4" w:rsidRPr="00415FAD">
        <w:rPr>
          <w:rFonts w:cstheme="minorHAnsi"/>
          <w:szCs w:val="24"/>
        </w:rPr>
        <w:t>Young Professionals</w:t>
      </w:r>
      <w:r w:rsidR="00CF2CEC" w:rsidRPr="00415FAD">
        <w:rPr>
          <w:rFonts w:cstheme="minorHAnsi"/>
          <w:szCs w:val="24"/>
        </w:rPr>
        <w:t xml:space="preserve"> </w:t>
      </w:r>
      <w:r w:rsidR="00842D6D" w:rsidRPr="00415FAD">
        <w:rPr>
          <w:rFonts w:cstheme="minorHAnsi"/>
          <w:szCs w:val="24"/>
        </w:rPr>
        <w:t>tend to experience movies in a manner different then generations before</w:t>
      </w:r>
      <w:r w:rsidR="00CF2CEC" w:rsidRPr="00415FAD">
        <w:rPr>
          <w:rFonts w:cstheme="minorHAnsi"/>
          <w:szCs w:val="24"/>
        </w:rPr>
        <w:t xml:space="preserve">. All of these insights will be outlined in further detail in the analysis section, but they provide an opportunity for </w:t>
      </w:r>
      <w:r w:rsidR="008C75DA" w:rsidRPr="00415FAD">
        <w:rPr>
          <w:rFonts w:cstheme="minorHAnsi"/>
          <w:szCs w:val="24"/>
        </w:rPr>
        <w:t>Cinemark</w:t>
      </w:r>
      <w:r w:rsidR="00CF2CEC" w:rsidRPr="00415FAD">
        <w:rPr>
          <w:rFonts w:cstheme="minorHAnsi"/>
          <w:szCs w:val="24"/>
        </w:rPr>
        <w:t xml:space="preserve"> to differentiate themselves as the key destination for </w:t>
      </w:r>
      <w:r w:rsidR="00442CB4" w:rsidRPr="00415FAD">
        <w:rPr>
          <w:rFonts w:cstheme="minorHAnsi"/>
          <w:szCs w:val="24"/>
        </w:rPr>
        <w:t>Young Professional</w:t>
      </w:r>
      <w:r w:rsidR="00CF2CEC" w:rsidRPr="00415FAD">
        <w:rPr>
          <w:rFonts w:cstheme="minorHAnsi"/>
          <w:szCs w:val="24"/>
        </w:rPr>
        <w:t xml:space="preserve"> movie goers.</w:t>
      </w:r>
    </w:p>
    <w:p w14:paraId="5FC4BC84" w14:textId="119A1556" w:rsidR="006A2CD4" w:rsidRPr="00415FAD" w:rsidRDefault="00701A7D" w:rsidP="00DF5BB1">
      <w:pPr>
        <w:pStyle w:val="Heading1"/>
        <w:spacing w:after="120" w:line="276" w:lineRule="auto"/>
        <w:rPr>
          <w:rFonts w:cstheme="minorHAnsi"/>
          <w:sz w:val="24"/>
          <w:szCs w:val="24"/>
        </w:rPr>
      </w:pPr>
      <w:bookmarkStart w:id="232" w:name="_Toc500048518"/>
      <w:commentRangeEnd w:id="230"/>
      <w:r w:rsidRPr="00415FAD">
        <w:rPr>
          <w:rStyle w:val="CommentReference"/>
          <w:rFonts w:eastAsia="Times New Roman" w:cstheme="minorHAnsi"/>
          <w:color w:val="auto"/>
          <w:sz w:val="24"/>
          <w:szCs w:val="24"/>
          <w:rPrChange w:id="233" w:author="Travis Kemp" w:date="2017-12-03T07:02:00Z">
            <w:rPr>
              <w:rStyle w:val="CommentReference"/>
              <w:rFonts w:ascii="Times New Roman" w:eastAsia="Times New Roman" w:hAnsi="Times New Roman" w:cs="Times New Roman"/>
              <w:color w:val="auto"/>
            </w:rPr>
          </w:rPrChange>
        </w:rPr>
        <w:commentReference w:id="230"/>
      </w:r>
      <w:commentRangeEnd w:id="231"/>
      <w:r w:rsidR="00446D1E" w:rsidRPr="00415FAD">
        <w:rPr>
          <w:rStyle w:val="CommentReference"/>
          <w:rFonts w:eastAsia="Times New Roman" w:cstheme="minorHAnsi"/>
          <w:color w:val="auto"/>
          <w:sz w:val="24"/>
          <w:szCs w:val="24"/>
          <w:rPrChange w:id="234" w:author="Travis Kemp" w:date="2017-12-03T07:02:00Z">
            <w:rPr>
              <w:rStyle w:val="CommentReference"/>
              <w:rFonts w:ascii="Times New Roman" w:eastAsia="Times New Roman" w:hAnsi="Times New Roman" w:cs="Times New Roman"/>
              <w:color w:val="auto"/>
            </w:rPr>
          </w:rPrChange>
        </w:rPr>
        <w:commentReference w:id="231"/>
      </w:r>
      <w:r w:rsidR="006A2CD4" w:rsidRPr="00415FAD">
        <w:rPr>
          <w:rFonts w:cstheme="minorHAnsi"/>
          <w:sz w:val="24"/>
          <w:szCs w:val="24"/>
        </w:rPr>
        <w:t>Problem Statement</w:t>
      </w:r>
      <w:bookmarkEnd w:id="232"/>
    </w:p>
    <w:p w14:paraId="5F312CB4" w14:textId="041F6834" w:rsidR="005E78A5" w:rsidRPr="00415FAD" w:rsidRDefault="005E78A5" w:rsidP="005E78A5">
      <w:pPr>
        <w:rPr>
          <w:rFonts w:cstheme="minorHAnsi"/>
          <w:szCs w:val="24"/>
        </w:rPr>
      </w:pPr>
      <w:r w:rsidRPr="00415FAD">
        <w:rPr>
          <w:rFonts w:cstheme="minorHAnsi"/>
          <w:szCs w:val="24"/>
        </w:rPr>
        <w:tab/>
        <w:t xml:space="preserve">With the changing landscape of the video entertainment industry, what are the attributes that </w:t>
      </w:r>
      <w:r w:rsidR="00442CB4" w:rsidRPr="00415FAD">
        <w:rPr>
          <w:rFonts w:cstheme="minorHAnsi"/>
          <w:szCs w:val="24"/>
        </w:rPr>
        <w:t>appeal most</w:t>
      </w:r>
      <w:r w:rsidRPr="00415FAD">
        <w:rPr>
          <w:rFonts w:cstheme="minorHAnsi"/>
          <w:szCs w:val="24"/>
        </w:rPr>
        <w:t xml:space="preserve"> the </w:t>
      </w:r>
      <w:r w:rsidR="00442CB4" w:rsidRPr="00415FAD">
        <w:rPr>
          <w:rFonts w:cstheme="minorHAnsi"/>
          <w:szCs w:val="24"/>
        </w:rPr>
        <w:t>Young Professional</w:t>
      </w:r>
      <w:r w:rsidR="009548C6" w:rsidRPr="00415FAD">
        <w:rPr>
          <w:rFonts w:cstheme="minorHAnsi"/>
          <w:szCs w:val="24"/>
        </w:rPr>
        <w:t>’s</w:t>
      </w:r>
      <w:r w:rsidRPr="00415FAD">
        <w:rPr>
          <w:rFonts w:cstheme="minorHAnsi"/>
          <w:szCs w:val="24"/>
        </w:rPr>
        <w:t xml:space="preserve"> demographic? </w:t>
      </w:r>
    </w:p>
    <w:p w14:paraId="2C069E9E" w14:textId="5B6C7C7C" w:rsidR="009548C6" w:rsidRPr="00415FAD" w:rsidRDefault="009548C6" w:rsidP="005E78A5">
      <w:pPr>
        <w:rPr>
          <w:rFonts w:cstheme="minorHAnsi"/>
          <w:szCs w:val="24"/>
        </w:rPr>
      </w:pPr>
    </w:p>
    <w:p w14:paraId="21BCBA7E" w14:textId="2325D224" w:rsidR="00701A7D" w:rsidRPr="00415FAD" w:rsidRDefault="009548C6" w:rsidP="00B30512">
      <w:pPr>
        <w:rPr>
          <w:rFonts w:cstheme="minorHAnsi"/>
          <w:szCs w:val="24"/>
        </w:rPr>
      </w:pPr>
      <w:r w:rsidRPr="00415FAD">
        <w:rPr>
          <w:rFonts w:cstheme="minorHAnsi"/>
          <w:szCs w:val="24"/>
        </w:rPr>
        <w:tab/>
        <w:t>Th</w:t>
      </w:r>
      <w:r w:rsidR="00701A7D" w:rsidRPr="00415FAD">
        <w:rPr>
          <w:rFonts w:cstheme="minorHAnsi"/>
          <w:szCs w:val="24"/>
        </w:rPr>
        <w:t>is</w:t>
      </w:r>
      <w:r w:rsidRPr="00415FAD">
        <w:rPr>
          <w:rFonts w:cstheme="minorHAnsi"/>
          <w:szCs w:val="24"/>
        </w:rPr>
        <w:t xml:space="preserve"> analysis will </w:t>
      </w:r>
      <w:r w:rsidR="00701A7D" w:rsidRPr="00415FAD">
        <w:rPr>
          <w:rFonts w:cstheme="minorHAnsi"/>
          <w:szCs w:val="24"/>
        </w:rPr>
        <w:t>evaluate the</w:t>
      </w:r>
      <w:r w:rsidRPr="00415FAD">
        <w:rPr>
          <w:rFonts w:cstheme="minorHAnsi"/>
          <w:szCs w:val="24"/>
        </w:rPr>
        <w:t xml:space="preserve"> </w:t>
      </w:r>
      <w:r w:rsidR="00701A7D" w:rsidRPr="00415FAD">
        <w:rPr>
          <w:rFonts w:cstheme="minorHAnsi"/>
          <w:szCs w:val="24"/>
        </w:rPr>
        <w:t xml:space="preserve">growing </w:t>
      </w:r>
      <w:r w:rsidRPr="00415FAD">
        <w:rPr>
          <w:rFonts w:cstheme="minorHAnsi"/>
          <w:szCs w:val="24"/>
        </w:rPr>
        <w:t xml:space="preserve">number of options for </w:t>
      </w:r>
      <w:r w:rsidR="00442CB4" w:rsidRPr="00415FAD">
        <w:rPr>
          <w:rFonts w:cstheme="minorHAnsi"/>
          <w:szCs w:val="24"/>
        </w:rPr>
        <w:t>Young Professionals</w:t>
      </w:r>
      <w:r w:rsidR="00701A7D" w:rsidRPr="00415FAD">
        <w:rPr>
          <w:rFonts w:cstheme="minorHAnsi"/>
          <w:szCs w:val="24"/>
        </w:rPr>
        <w:t>,</w:t>
      </w:r>
      <w:r w:rsidRPr="00415FAD">
        <w:rPr>
          <w:rFonts w:cstheme="minorHAnsi"/>
          <w:szCs w:val="24"/>
        </w:rPr>
        <w:t xml:space="preserve"> and how </w:t>
      </w:r>
      <w:r w:rsidR="00701A7D" w:rsidRPr="00415FAD">
        <w:rPr>
          <w:rFonts w:cstheme="minorHAnsi"/>
          <w:szCs w:val="24"/>
        </w:rPr>
        <w:t xml:space="preserve">this demographic </w:t>
      </w:r>
      <w:r w:rsidRPr="00415FAD">
        <w:rPr>
          <w:rFonts w:cstheme="minorHAnsi"/>
          <w:szCs w:val="24"/>
        </w:rPr>
        <w:t>desire</w:t>
      </w:r>
      <w:r w:rsidR="00701A7D" w:rsidRPr="00415FAD">
        <w:rPr>
          <w:rFonts w:cstheme="minorHAnsi"/>
          <w:szCs w:val="24"/>
        </w:rPr>
        <w:t>s</w:t>
      </w:r>
      <w:r w:rsidRPr="00415FAD">
        <w:rPr>
          <w:rFonts w:cstheme="minorHAnsi"/>
          <w:szCs w:val="24"/>
        </w:rPr>
        <w:t xml:space="preserve"> to spend their discretionary income on entertainment. </w:t>
      </w:r>
      <w:r w:rsidR="00701A7D" w:rsidRPr="00415FAD">
        <w:rPr>
          <w:rFonts w:cstheme="minorHAnsi"/>
          <w:szCs w:val="24"/>
        </w:rPr>
        <w:t>The analysis will attempt to</w:t>
      </w:r>
      <w:r w:rsidRPr="00415FAD">
        <w:rPr>
          <w:rFonts w:cstheme="minorHAnsi"/>
          <w:szCs w:val="24"/>
        </w:rPr>
        <w:t xml:space="preserve"> determine</w:t>
      </w:r>
      <w:r w:rsidR="00701A7D" w:rsidRPr="00415FAD">
        <w:rPr>
          <w:rFonts w:cstheme="minorHAnsi"/>
          <w:szCs w:val="24"/>
        </w:rPr>
        <w:t xml:space="preserve"> the following:</w:t>
      </w:r>
    </w:p>
    <w:p w14:paraId="6F7E5399" w14:textId="483E83C8" w:rsidR="00701A7D" w:rsidRPr="00415FAD" w:rsidRDefault="00701A7D" w:rsidP="00446D1E">
      <w:pPr>
        <w:pStyle w:val="ListParagraph"/>
        <w:numPr>
          <w:ilvl w:val="0"/>
          <w:numId w:val="32"/>
        </w:numPr>
        <w:rPr>
          <w:rFonts w:asciiTheme="minorHAnsi" w:hAnsiTheme="minorHAnsi" w:cstheme="minorHAnsi"/>
          <w:sz w:val="24"/>
          <w:szCs w:val="24"/>
        </w:rPr>
      </w:pPr>
      <w:r w:rsidRPr="00415FAD">
        <w:rPr>
          <w:rFonts w:asciiTheme="minorHAnsi" w:hAnsiTheme="minorHAnsi" w:cstheme="minorHAnsi"/>
          <w:sz w:val="24"/>
          <w:szCs w:val="24"/>
        </w:rPr>
        <w:t>W</w:t>
      </w:r>
      <w:r w:rsidR="009548C6" w:rsidRPr="00415FAD">
        <w:rPr>
          <w:rFonts w:asciiTheme="minorHAnsi" w:hAnsiTheme="minorHAnsi" w:cstheme="minorHAnsi"/>
          <w:sz w:val="24"/>
          <w:szCs w:val="24"/>
        </w:rPr>
        <w:t xml:space="preserve">hy </w:t>
      </w:r>
      <w:r w:rsidRPr="00415FAD">
        <w:rPr>
          <w:rFonts w:asciiTheme="minorHAnsi" w:hAnsiTheme="minorHAnsi" w:cstheme="minorHAnsi"/>
          <w:sz w:val="24"/>
          <w:szCs w:val="24"/>
        </w:rPr>
        <w:t xml:space="preserve">Young Professionals select </w:t>
      </w:r>
      <w:r w:rsidR="009548C6" w:rsidRPr="00415FAD">
        <w:rPr>
          <w:rFonts w:asciiTheme="minorHAnsi" w:hAnsiTheme="minorHAnsi" w:cstheme="minorHAnsi"/>
          <w:sz w:val="24"/>
          <w:szCs w:val="24"/>
        </w:rPr>
        <w:t xml:space="preserve">a movie </w:t>
      </w:r>
      <w:r w:rsidR="00A952B8" w:rsidRPr="00415FAD">
        <w:rPr>
          <w:rFonts w:asciiTheme="minorHAnsi" w:hAnsiTheme="minorHAnsi" w:cstheme="minorHAnsi"/>
          <w:sz w:val="24"/>
          <w:szCs w:val="24"/>
        </w:rPr>
        <w:t>theater</w:t>
      </w:r>
      <w:r w:rsidR="009548C6" w:rsidRPr="00415FAD">
        <w:rPr>
          <w:rFonts w:asciiTheme="minorHAnsi" w:hAnsiTheme="minorHAnsi" w:cstheme="minorHAnsi"/>
          <w:sz w:val="24"/>
          <w:szCs w:val="24"/>
        </w:rPr>
        <w:t xml:space="preserve"> over other forms of</w:t>
      </w:r>
      <w:r w:rsidRPr="00415FAD">
        <w:rPr>
          <w:rFonts w:asciiTheme="minorHAnsi" w:hAnsiTheme="minorHAnsi" w:cstheme="minorHAnsi"/>
          <w:sz w:val="24"/>
          <w:szCs w:val="24"/>
        </w:rPr>
        <w:t xml:space="preserve"> video content</w:t>
      </w:r>
      <w:r w:rsidR="009548C6" w:rsidRPr="00415FAD">
        <w:rPr>
          <w:rFonts w:asciiTheme="minorHAnsi" w:hAnsiTheme="minorHAnsi" w:cstheme="minorHAnsi"/>
          <w:sz w:val="24"/>
          <w:szCs w:val="24"/>
        </w:rPr>
        <w:t xml:space="preserve"> entertainment</w:t>
      </w:r>
    </w:p>
    <w:p w14:paraId="08907432" w14:textId="00E5CC40" w:rsidR="00701A7D" w:rsidRPr="00415FAD" w:rsidRDefault="00701A7D" w:rsidP="00446D1E">
      <w:pPr>
        <w:pStyle w:val="ListParagraph"/>
        <w:numPr>
          <w:ilvl w:val="0"/>
          <w:numId w:val="32"/>
        </w:numPr>
        <w:rPr>
          <w:rFonts w:asciiTheme="minorHAnsi" w:hAnsiTheme="minorHAnsi" w:cstheme="minorHAnsi"/>
          <w:sz w:val="24"/>
          <w:szCs w:val="24"/>
        </w:rPr>
      </w:pPr>
      <w:r w:rsidRPr="00415FAD">
        <w:rPr>
          <w:rFonts w:asciiTheme="minorHAnsi" w:hAnsiTheme="minorHAnsi" w:cstheme="minorHAnsi"/>
          <w:sz w:val="24"/>
          <w:szCs w:val="24"/>
        </w:rPr>
        <w:lastRenderedPageBreak/>
        <w:t>What</w:t>
      </w:r>
      <w:r w:rsidR="009548C6" w:rsidRPr="00415FAD">
        <w:rPr>
          <w:rFonts w:asciiTheme="minorHAnsi" w:hAnsiTheme="minorHAnsi" w:cstheme="minorHAnsi"/>
          <w:sz w:val="24"/>
          <w:szCs w:val="24"/>
        </w:rPr>
        <w:t xml:space="preserve"> </w:t>
      </w:r>
      <w:r w:rsidR="00B30512" w:rsidRPr="00415FAD">
        <w:rPr>
          <w:rFonts w:asciiTheme="minorHAnsi" w:hAnsiTheme="minorHAnsi" w:cstheme="minorHAnsi"/>
          <w:sz w:val="24"/>
          <w:szCs w:val="24"/>
        </w:rPr>
        <w:t>amenities</w:t>
      </w:r>
      <w:r w:rsidR="009548C6" w:rsidRPr="00415FAD">
        <w:rPr>
          <w:rFonts w:asciiTheme="minorHAnsi" w:hAnsiTheme="minorHAnsi" w:cstheme="minorHAnsi"/>
          <w:sz w:val="24"/>
          <w:szCs w:val="24"/>
        </w:rPr>
        <w:t xml:space="preserve"> </w:t>
      </w:r>
      <w:r w:rsidR="00B30512" w:rsidRPr="00415FAD">
        <w:rPr>
          <w:rFonts w:asciiTheme="minorHAnsi" w:hAnsiTheme="minorHAnsi" w:cstheme="minorHAnsi"/>
          <w:sz w:val="24"/>
          <w:szCs w:val="24"/>
        </w:rPr>
        <w:t xml:space="preserve">are most </w:t>
      </w:r>
      <w:r w:rsidRPr="00415FAD">
        <w:rPr>
          <w:rFonts w:asciiTheme="minorHAnsi" w:hAnsiTheme="minorHAnsi" w:cstheme="minorHAnsi"/>
          <w:sz w:val="24"/>
          <w:szCs w:val="24"/>
        </w:rPr>
        <w:t xml:space="preserve">preferred within Cinemark </w:t>
      </w:r>
      <w:r w:rsidR="00A952B8" w:rsidRPr="00415FAD">
        <w:rPr>
          <w:rFonts w:asciiTheme="minorHAnsi" w:hAnsiTheme="minorHAnsi" w:cstheme="minorHAnsi"/>
          <w:sz w:val="24"/>
          <w:szCs w:val="24"/>
        </w:rPr>
        <w:t>Theater</w:t>
      </w:r>
      <w:r w:rsidRPr="00415FAD">
        <w:rPr>
          <w:rFonts w:asciiTheme="minorHAnsi" w:hAnsiTheme="minorHAnsi" w:cstheme="minorHAnsi"/>
          <w:sz w:val="24"/>
          <w:szCs w:val="24"/>
        </w:rPr>
        <w:t>s,</w:t>
      </w:r>
      <w:r w:rsidR="00B30512" w:rsidRPr="00415FAD">
        <w:rPr>
          <w:rFonts w:asciiTheme="minorHAnsi" w:hAnsiTheme="minorHAnsi" w:cstheme="minorHAnsi"/>
          <w:sz w:val="24"/>
          <w:szCs w:val="24"/>
        </w:rPr>
        <w:t xml:space="preserve"> to encourage </w:t>
      </w:r>
      <w:r w:rsidR="00442CB4" w:rsidRPr="00415FAD">
        <w:rPr>
          <w:rFonts w:asciiTheme="minorHAnsi" w:hAnsiTheme="minorHAnsi" w:cstheme="minorHAnsi"/>
          <w:sz w:val="24"/>
          <w:szCs w:val="24"/>
        </w:rPr>
        <w:t>Young Professionals</w:t>
      </w:r>
      <w:r w:rsidR="00B30512" w:rsidRPr="00415FAD">
        <w:rPr>
          <w:rFonts w:asciiTheme="minorHAnsi" w:hAnsiTheme="minorHAnsi" w:cstheme="minorHAnsi"/>
          <w:sz w:val="24"/>
          <w:szCs w:val="24"/>
        </w:rPr>
        <w:t xml:space="preserve"> to pick </w:t>
      </w:r>
      <w:r w:rsidR="008C75DA" w:rsidRPr="00415FAD">
        <w:rPr>
          <w:rFonts w:asciiTheme="minorHAnsi" w:hAnsiTheme="minorHAnsi" w:cstheme="minorHAnsi"/>
          <w:sz w:val="24"/>
          <w:szCs w:val="24"/>
        </w:rPr>
        <w:t>Cinemark</w:t>
      </w:r>
      <w:r w:rsidR="00B30512" w:rsidRPr="00415FAD">
        <w:rPr>
          <w:rFonts w:asciiTheme="minorHAnsi" w:hAnsiTheme="minorHAnsi" w:cstheme="minorHAnsi"/>
          <w:sz w:val="24"/>
          <w:szCs w:val="24"/>
        </w:rPr>
        <w:t xml:space="preserve"> over competitors. </w:t>
      </w:r>
    </w:p>
    <w:p w14:paraId="3B0129D1" w14:textId="0C44863D" w:rsidR="00701A7D" w:rsidRPr="00415FAD" w:rsidRDefault="00701A7D" w:rsidP="00446D1E">
      <w:pPr>
        <w:pStyle w:val="ListParagraph"/>
        <w:numPr>
          <w:ilvl w:val="0"/>
          <w:numId w:val="32"/>
        </w:numPr>
        <w:rPr>
          <w:rFonts w:asciiTheme="minorHAnsi" w:hAnsiTheme="minorHAnsi" w:cstheme="minorHAnsi"/>
          <w:sz w:val="24"/>
          <w:szCs w:val="24"/>
        </w:rPr>
      </w:pPr>
      <w:r w:rsidRPr="00415FAD">
        <w:rPr>
          <w:rFonts w:asciiTheme="minorHAnsi" w:hAnsiTheme="minorHAnsi" w:cstheme="minorHAnsi"/>
          <w:sz w:val="24"/>
          <w:szCs w:val="24"/>
        </w:rPr>
        <w:t>F</w:t>
      </w:r>
      <w:r w:rsidR="00B30512" w:rsidRPr="00415FAD">
        <w:rPr>
          <w:rFonts w:asciiTheme="minorHAnsi" w:hAnsiTheme="minorHAnsi" w:cstheme="minorHAnsi"/>
          <w:sz w:val="24"/>
          <w:szCs w:val="24"/>
        </w:rPr>
        <w:t xml:space="preserve">actors related to why </w:t>
      </w:r>
      <w:r w:rsidR="00442CB4" w:rsidRPr="00415FAD">
        <w:rPr>
          <w:rFonts w:asciiTheme="minorHAnsi" w:hAnsiTheme="minorHAnsi" w:cstheme="minorHAnsi"/>
          <w:sz w:val="24"/>
          <w:szCs w:val="24"/>
        </w:rPr>
        <w:t>Young Professionals</w:t>
      </w:r>
      <w:r w:rsidR="00B30512" w:rsidRPr="00415FAD">
        <w:rPr>
          <w:rFonts w:asciiTheme="minorHAnsi" w:hAnsiTheme="minorHAnsi" w:cstheme="minorHAnsi"/>
          <w:sz w:val="24"/>
          <w:szCs w:val="24"/>
        </w:rPr>
        <w:t xml:space="preserve"> select a particular movie</w:t>
      </w:r>
    </w:p>
    <w:p w14:paraId="406E5171" w14:textId="50BBB37C" w:rsidR="00C6189C" w:rsidRPr="00415FAD" w:rsidRDefault="00701A7D" w:rsidP="00C6189C">
      <w:pPr>
        <w:pStyle w:val="ListParagraph"/>
        <w:numPr>
          <w:ilvl w:val="0"/>
          <w:numId w:val="32"/>
        </w:numPr>
        <w:rPr>
          <w:rFonts w:asciiTheme="minorHAnsi" w:hAnsiTheme="minorHAnsi" w:cstheme="minorHAnsi"/>
          <w:sz w:val="24"/>
          <w:szCs w:val="24"/>
        </w:rPr>
      </w:pPr>
      <w:r w:rsidRPr="00415FAD">
        <w:rPr>
          <w:rFonts w:asciiTheme="minorHAnsi" w:hAnsiTheme="minorHAnsi" w:cstheme="minorHAnsi"/>
          <w:sz w:val="24"/>
          <w:szCs w:val="24"/>
        </w:rPr>
        <w:t>What amenities are</w:t>
      </w:r>
      <w:r w:rsidR="00B30512" w:rsidRPr="00415FAD">
        <w:rPr>
          <w:rFonts w:asciiTheme="minorHAnsi" w:hAnsiTheme="minorHAnsi" w:cstheme="minorHAnsi"/>
          <w:sz w:val="24"/>
          <w:szCs w:val="24"/>
        </w:rPr>
        <w:t xml:space="preserve"> most important during the movie</w:t>
      </w:r>
      <w:r w:rsidRPr="00415FAD">
        <w:rPr>
          <w:rFonts w:asciiTheme="minorHAnsi" w:hAnsiTheme="minorHAnsi" w:cstheme="minorHAnsi"/>
          <w:sz w:val="24"/>
          <w:szCs w:val="24"/>
        </w:rPr>
        <w:t>-watching experience</w:t>
      </w:r>
      <w:r w:rsidR="00B30512" w:rsidRPr="00415FAD">
        <w:rPr>
          <w:rFonts w:asciiTheme="minorHAnsi" w:hAnsiTheme="minorHAnsi" w:cstheme="minorHAnsi"/>
          <w:sz w:val="24"/>
          <w:szCs w:val="24"/>
        </w:rPr>
        <w:t xml:space="preserve"> </w:t>
      </w:r>
    </w:p>
    <w:p w14:paraId="7504C15C" w14:textId="77777777" w:rsidR="00C6189C" w:rsidRPr="00415FAD" w:rsidDel="00446D1E" w:rsidRDefault="00C6189C" w:rsidP="00C6189C">
      <w:pPr>
        <w:pStyle w:val="ListParagraph"/>
        <w:numPr>
          <w:ilvl w:val="0"/>
          <w:numId w:val="32"/>
        </w:numPr>
        <w:rPr>
          <w:del w:id="235" w:author="Travis Kemp" w:date="2017-12-01T06:45:00Z"/>
          <w:rFonts w:asciiTheme="minorHAnsi" w:hAnsiTheme="minorHAnsi" w:cstheme="minorHAnsi"/>
          <w:sz w:val="24"/>
          <w:szCs w:val="24"/>
        </w:rPr>
      </w:pPr>
    </w:p>
    <w:p w14:paraId="130E20CC" w14:textId="77777777" w:rsidR="00C6189C" w:rsidRPr="00415FAD" w:rsidRDefault="00C6189C" w:rsidP="00B30512">
      <w:pPr>
        <w:pStyle w:val="Heading1"/>
        <w:spacing w:after="120" w:line="276" w:lineRule="auto"/>
        <w:rPr>
          <w:rFonts w:cstheme="minorHAnsi"/>
          <w:sz w:val="24"/>
          <w:szCs w:val="24"/>
        </w:rPr>
      </w:pPr>
    </w:p>
    <w:p w14:paraId="0E03D6E2" w14:textId="4CEBF476" w:rsidR="006A2CD4" w:rsidRPr="00415FAD" w:rsidRDefault="006A2CD4" w:rsidP="00B30512">
      <w:pPr>
        <w:pStyle w:val="Heading1"/>
        <w:spacing w:after="120" w:line="276" w:lineRule="auto"/>
        <w:rPr>
          <w:rFonts w:cstheme="minorHAnsi"/>
          <w:sz w:val="24"/>
          <w:szCs w:val="24"/>
        </w:rPr>
      </w:pPr>
      <w:bookmarkStart w:id="236" w:name="_Toc500048519"/>
      <w:r w:rsidRPr="00415FAD">
        <w:rPr>
          <w:rFonts w:cstheme="minorHAnsi"/>
          <w:sz w:val="24"/>
          <w:szCs w:val="24"/>
        </w:rPr>
        <w:t>Industry Overview</w:t>
      </w:r>
      <w:bookmarkEnd w:id="236"/>
    </w:p>
    <w:p w14:paraId="445762C2" w14:textId="527D5D0D" w:rsidR="006A2CD4" w:rsidRPr="00415FAD" w:rsidRDefault="006A2CD4" w:rsidP="00DF5BB1">
      <w:pPr>
        <w:pStyle w:val="Heading2"/>
        <w:spacing w:after="120" w:line="276" w:lineRule="auto"/>
        <w:rPr>
          <w:rFonts w:asciiTheme="minorHAnsi" w:hAnsiTheme="minorHAnsi" w:cstheme="minorHAnsi"/>
          <w:b/>
          <w:szCs w:val="24"/>
        </w:rPr>
      </w:pPr>
      <w:bookmarkStart w:id="237" w:name="_Toc500048520"/>
      <w:r w:rsidRPr="00415FAD">
        <w:rPr>
          <w:rFonts w:asciiTheme="minorHAnsi" w:hAnsiTheme="minorHAnsi" w:cstheme="minorHAnsi"/>
          <w:b/>
          <w:szCs w:val="24"/>
        </w:rPr>
        <w:t>Movie Industry</w:t>
      </w:r>
      <w:bookmarkEnd w:id="237"/>
    </w:p>
    <w:p w14:paraId="67749154" w14:textId="6F742077" w:rsidR="006A2CD4" w:rsidRPr="00415FAD" w:rsidRDefault="006A2CD4" w:rsidP="00104365">
      <w:pPr>
        <w:pStyle w:val="Heading3"/>
        <w:numPr>
          <w:ilvl w:val="0"/>
          <w:numId w:val="26"/>
        </w:numPr>
        <w:spacing w:after="120" w:line="276" w:lineRule="auto"/>
        <w:rPr>
          <w:rFonts w:cstheme="minorHAnsi"/>
        </w:rPr>
      </w:pPr>
      <w:bookmarkStart w:id="238" w:name="_Toc500048521"/>
      <w:r w:rsidRPr="00415FAD">
        <w:rPr>
          <w:rFonts w:cstheme="minorHAnsi"/>
        </w:rPr>
        <w:t>Opportunities/Threats (External)</w:t>
      </w:r>
      <w:bookmarkEnd w:id="238"/>
    </w:p>
    <w:p w14:paraId="288E3E20" w14:textId="333589A8" w:rsidR="00914121" w:rsidRPr="00415FAD" w:rsidDel="00B662A7" w:rsidRDefault="00104365" w:rsidP="00630C54">
      <w:pPr>
        <w:ind w:firstLine="720"/>
        <w:rPr>
          <w:del w:id="239" w:author="Travis Kemp" w:date="2017-12-01T09:58:00Z"/>
          <w:rFonts w:cstheme="minorHAnsi"/>
          <w:color w:val="000000" w:themeColor="text1"/>
          <w:spacing w:val="5"/>
          <w:szCs w:val="24"/>
          <w:shd w:val="clear" w:color="auto" w:fill="FFFFFF"/>
          <w:rPrChange w:id="240" w:author="Travis Kemp" w:date="2017-12-03T07:02:00Z">
            <w:rPr>
              <w:del w:id="241" w:author="Travis Kemp" w:date="2017-12-01T09:58:00Z"/>
              <w:rFonts w:ascii="Calibri" w:hAnsi="Calibri"/>
              <w:color w:val="000000" w:themeColor="text1"/>
              <w:spacing w:val="5"/>
              <w:szCs w:val="24"/>
              <w:shd w:val="clear" w:color="auto" w:fill="FFFFFF"/>
            </w:rPr>
          </w:rPrChange>
        </w:rPr>
      </w:pPr>
      <w:r w:rsidRPr="00415FAD">
        <w:rPr>
          <w:rFonts w:cstheme="minorHAnsi"/>
          <w:color w:val="000000" w:themeColor="text1"/>
          <w:szCs w:val="24"/>
          <w:rPrChange w:id="242" w:author="Travis Kemp" w:date="2017-12-03T07:02:00Z">
            <w:rPr>
              <w:rFonts w:ascii="Calibri" w:hAnsi="Calibri" w:cstheme="minorHAnsi"/>
              <w:color w:val="000000" w:themeColor="text1"/>
              <w:szCs w:val="24"/>
            </w:rPr>
          </w:rPrChange>
        </w:rPr>
        <w:t xml:space="preserve">The movie </w:t>
      </w:r>
      <w:r w:rsidR="00914121" w:rsidRPr="00415FAD">
        <w:rPr>
          <w:rFonts w:cstheme="minorHAnsi"/>
          <w:color w:val="000000" w:themeColor="text1"/>
          <w:szCs w:val="24"/>
          <w:rPrChange w:id="243" w:author="Travis Kemp" w:date="2017-12-03T07:02:00Z">
            <w:rPr>
              <w:rFonts w:ascii="Calibri" w:hAnsi="Calibri" w:cstheme="minorHAnsi"/>
              <w:color w:val="000000" w:themeColor="text1"/>
              <w:szCs w:val="24"/>
            </w:rPr>
          </w:rPrChange>
        </w:rPr>
        <w:t xml:space="preserve">entertainment </w:t>
      </w:r>
      <w:r w:rsidRPr="00415FAD">
        <w:rPr>
          <w:rFonts w:cstheme="minorHAnsi"/>
          <w:color w:val="000000" w:themeColor="text1"/>
          <w:szCs w:val="24"/>
          <w:rPrChange w:id="244" w:author="Travis Kemp" w:date="2017-12-03T07:02:00Z">
            <w:rPr>
              <w:rFonts w:ascii="Calibri" w:hAnsi="Calibri" w:cstheme="minorHAnsi"/>
              <w:color w:val="000000" w:themeColor="text1"/>
              <w:szCs w:val="24"/>
            </w:rPr>
          </w:rPrChange>
        </w:rPr>
        <w:t xml:space="preserve">industry </w:t>
      </w:r>
      <w:r w:rsidR="00914121" w:rsidRPr="00415FAD">
        <w:rPr>
          <w:rFonts w:cstheme="minorHAnsi"/>
          <w:color w:val="000000" w:themeColor="text1"/>
          <w:szCs w:val="24"/>
          <w:rPrChange w:id="245" w:author="Travis Kemp" w:date="2017-12-03T07:02:00Z">
            <w:rPr>
              <w:rFonts w:ascii="Calibri" w:hAnsi="Calibri" w:cstheme="minorHAnsi"/>
              <w:color w:val="000000" w:themeColor="text1"/>
              <w:szCs w:val="24"/>
            </w:rPr>
          </w:rPrChange>
        </w:rPr>
        <w:t xml:space="preserve">is currently in a state of decline. Summer 2017 movie ticket sales in North America, traditionally a booming period of box office hits, </w:t>
      </w:r>
      <w:commentRangeStart w:id="246"/>
      <w:r w:rsidR="00914121" w:rsidRPr="00415FAD">
        <w:rPr>
          <w:rFonts w:cstheme="minorHAnsi"/>
          <w:color w:val="000000" w:themeColor="text1"/>
          <w:szCs w:val="24"/>
          <w:rPrChange w:id="247" w:author="Travis Kemp" w:date="2017-12-03T07:02:00Z">
            <w:rPr>
              <w:rFonts w:ascii="Calibri" w:hAnsi="Calibri" w:cstheme="minorHAnsi"/>
              <w:color w:val="000000" w:themeColor="text1"/>
              <w:szCs w:val="24"/>
            </w:rPr>
          </w:rPrChange>
        </w:rPr>
        <w:t>“</w:t>
      </w:r>
      <w:r w:rsidR="00914121" w:rsidRPr="00415FAD">
        <w:rPr>
          <w:rFonts w:cstheme="minorHAnsi"/>
          <w:color w:val="000000" w:themeColor="text1"/>
          <w:spacing w:val="5"/>
          <w:szCs w:val="24"/>
          <w:shd w:val="clear" w:color="auto" w:fill="FFFFFF"/>
          <w:rPrChange w:id="248" w:author="Travis Kemp" w:date="2017-12-03T07:02:00Z">
            <w:rPr>
              <w:rFonts w:ascii="Calibri" w:hAnsi="Calibri"/>
              <w:color w:val="000000" w:themeColor="text1"/>
              <w:spacing w:val="5"/>
              <w:szCs w:val="24"/>
              <w:shd w:val="clear" w:color="auto" w:fill="FFFFFF"/>
            </w:rPr>
          </w:rPrChange>
        </w:rPr>
        <w:t>failed to top $4 billion in a summer for the first time since 2006.”</w:t>
      </w:r>
      <w:commentRangeEnd w:id="246"/>
      <w:r w:rsidR="00914121" w:rsidRPr="00415FAD">
        <w:rPr>
          <w:rStyle w:val="CommentReference"/>
          <w:rFonts w:cstheme="minorHAnsi"/>
          <w:sz w:val="24"/>
          <w:szCs w:val="24"/>
        </w:rPr>
        <w:commentReference w:id="246"/>
      </w:r>
      <w:del w:id="249" w:author="Travis Kemp" w:date="2017-12-01T09:58:00Z">
        <w:r w:rsidR="00914121" w:rsidRPr="00415FAD" w:rsidDel="00B662A7">
          <w:rPr>
            <w:rFonts w:cstheme="minorHAnsi"/>
            <w:color w:val="000000" w:themeColor="text1"/>
            <w:spacing w:val="5"/>
            <w:szCs w:val="24"/>
            <w:shd w:val="clear" w:color="auto" w:fill="FFFFFF"/>
            <w:rPrChange w:id="250" w:author="Travis Kemp" w:date="2017-12-03T07:02:00Z">
              <w:rPr>
                <w:rFonts w:ascii="Calibri" w:hAnsi="Calibri"/>
                <w:color w:val="000000" w:themeColor="text1"/>
                <w:spacing w:val="5"/>
                <w:szCs w:val="24"/>
                <w:shd w:val="clear" w:color="auto" w:fill="FFFFFF"/>
              </w:rPr>
            </w:rPrChange>
          </w:rPr>
          <w:delText xml:space="preserve"> (</w:delText>
        </w:r>
      </w:del>
      <w:customXmlInsRangeStart w:id="251" w:author="Travis Kemp" w:date="2017-12-01T09:58:00Z"/>
      <w:sdt>
        <w:sdtPr>
          <w:rPr>
            <w:rFonts w:cstheme="minorHAnsi"/>
            <w:color w:val="000000" w:themeColor="text1"/>
            <w:spacing w:val="5"/>
            <w:szCs w:val="24"/>
            <w:shd w:val="clear" w:color="auto" w:fill="FFFFFF"/>
          </w:rPr>
          <w:id w:val="609252038"/>
          <w:citation/>
        </w:sdtPr>
        <w:sdtEndPr/>
        <w:sdtContent>
          <w:customXmlInsRangeEnd w:id="251"/>
          <w:ins w:id="252" w:author="Travis Kemp" w:date="2017-12-01T09:58:00Z">
            <w:r w:rsidR="00B662A7" w:rsidRPr="00415FAD">
              <w:rPr>
                <w:rFonts w:cstheme="minorHAnsi"/>
                <w:color w:val="000000" w:themeColor="text1"/>
                <w:spacing w:val="5"/>
                <w:szCs w:val="24"/>
                <w:shd w:val="clear" w:color="auto" w:fill="FFFFFF"/>
                <w:rPrChange w:id="253" w:author="Travis Kemp" w:date="2017-12-03T07:02:00Z">
                  <w:rPr>
                    <w:rFonts w:ascii="Calibri" w:hAnsi="Calibri"/>
                    <w:color w:val="000000" w:themeColor="text1"/>
                    <w:spacing w:val="5"/>
                    <w:szCs w:val="24"/>
                    <w:shd w:val="clear" w:color="auto" w:fill="FFFFFF"/>
                  </w:rPr>
                </w:rPrChange>
              </w:rPr>
              <w:fldChar w:fldCharType="begin"/>
            </w:r>
            <w:r w:rsidR="00B662A7" w:rsidRPr="00415FAD">
              <w:rPr>
                <w:rFonts w:cstheme="minorHAnsi"/>
                <w:color w:val="000000" w:themeColor="text1"/>
                <w:spacing w:val="5"/>
                <w:szCs w:val="24"/>
                <w:shd w:val="clear" w:color="auto" w:fill="FFFFFF"/>
                <w:rPrChange w:id="254" w:author="Travis Kemp" w:date="2017-12-03T07:02:00Z">
                  <w:rPr>
                    <w:rFonts w:ascii="Calibri" w:hAnsi="Calibri"/>
                    <w:color w:val="000000" w:themeColor="text1"/>
                    <w:spacing w:val="5"/>
                    <w:szCs w:val="24"/>
                    <w:shd w:val="clear" w:color="auto" w:fill="FFFFFF"/>
                  </w:rPr>
                </w:rPrChange>
              </w:rPr>
              <w:instrText xml:space="preserve"> CITATION For17 \l 1033 </w:instrText>
            </w:r>
          </w:ins>
          <w:r w:rsidR="00B662A7" w:rsidRPr="00415FAD">
            <w:rPr>
              <w:rFonts w:cstheme="minorHAnsi"/>
              <w:color w:val="000000" w:themeColor="text1"/>
              <w:spacing w:val="5"/>
              <w:szCs w:val="24"/>
              <w:shd w:val="clear" w:color="auto" w:fill="FFFFFF"/>
              <w:rPrChange w:id="255" w:author="Travis Kemp" w:date="2017-12-03T07:02:00Z">
                <w:rPr>
                  <w:rFonts w:ascii="Calibri" w:hAnsi="Calibri"/>
                  <w:color w:val="000000" w:themeColor="text1"/>
                  <w:spacing w:val="5"/>
                  <w:szCs w:val="24"/>
                  <w:shd w:val="clear" w:color="auto" w:fill="FFFFFF"/>
                </w:rPr>
              </w:rPrChange>
            </w:rPr>
            <w:fldChar w:fldCharType="separate"/>
          </w:r>
          <w:ins w:id="256" w:author="Travis Kemp" w:date="2017-12-01T09:58:00Z">
            <w:r w:rsidR="00B662A7" w:rsidRPr="00415FAD">
              <w:rPr>
                <w:rFonts w:cstheme="minorHAnsi"/>
                <w:noProof/>
                <w:color w:val="000000" w:themeColor="text1"/>
                <w:spacing w:val="5"/>
                <w:szCs w:val="24"/>
                <w:shd w:val="clear" w:color="auto" w:fill="FFFFFF"/>
                <w:rPrChange w:id="257" w:author="Travis Kemp" w:date="2017-12-03T07:02:00Z">
                  <w:rPr>
                    <w:rFonts w:ascii="Calibri" w:hAnsi="Calibri"/>
                    <w:noProof/>
                    <w:color w:val="000000" w:themeColor="text1"/>
                    <w:spacing w:val="5"/>
                    <w:szCs w:val="24"/>
                    <w:shd w:val="clear" w:color="auto" w:fill="FFFFFF"/>
                  </w:rPr>
                </w:rPrChange>
              </w:rPr>
              <w:t xml:space="preserve"> </w:t>
            </w:r>
            <w:r w:rsidR="00B662A7" w:rsidRPr="00415FAD">
              <w:rPr>
                <w:rFonts w:cstheme="minorHAnsi"/>
                <w:noProof/>
                <w:color w:val="000000" w:themeColor="text1"/>
                <w:spacing w:val="5"/>
                <w:szCs w:val="24"/>
                <w:shd w:val="clear" w:color="auto" w:fill="FFFFFF"/>
                <w:rPrChange w:id="258" w:author="Travis Kemp" w:date="2017-12-03T07:02:00Z">
                  <w:rPr/>
                </w:rPrChange>
              </w:rPr>
              <w:t>(Fortune, 2017)</w:t>
            </w:r>
            <w:r w:rsidR="00B662A7" w:rsidRPr="00415FAD">
              <w:rPr>
                <w:rFonts w:cstheme="minorHAnsi"/>
                <w:color w:val="000000" w:themeColor="text1"/>
                <w:spacing w:val="5"/>
                <w:szCs w:val="24"/>
                <w:shd w:val="clear" w:color="auto" w:fill="FFFFFF"/>
                <w:rPrChange w:id="259" w:author="Travis Kemp" w:date="2017-12-03T07:02:00Z">
                  <w:rPr>
                    <w:rFonts w:ascii="Calibri" w:hAnsi="Calibri"/>
                    <w:color w:val="000000" w:themeColor="text1"/>
                    <w:spacing w:val="5"/>
                    <w:szCs w:val="24"/>
                    <w:shd w:val="clear" w:color="auto" w:fill="FFFFFF"/>
                  </w:rPr>
                </w:rPrChange>
              </w:rPr>
              <w:fldChar w:fldCharType="end"/>
            </w:r>
          </w:ins>
          <w:customXmlInsRangeStart w:id="260" w:author="Travis Kemp" w:date="2017-12-01T09:58:00Z"/>
        </w:sdtContent>
      </w:sdt>
      <w:customXmlInsRangeEnd w:id="260"/>
      <w:ins w:id="261" w:author="Travis Kemp" w:date="2017-12-01T09:58:00Z">
        <w:r w:rsidR="00B662A7" w:rsidRPr="00415FAD">
          <w:rPr>
            <w:rFonts w:cstheme="minorHAnsi"/>
            <w:color w:val="000000" w:themeColor="text1"/>
            <w:spacing w:val="5"/>
            <w:szCs w:val="24"/>
            <w:shd w:val="clear" w:color="auto" w:fill="FFFFFF"/>
            <w:rPrChange w:id="262" w:author="Travis Kemp" w:date="2017-12-03T07:02:00Z">
              <w:rPr>
                <w:rFonts w:ascii="Calibri" w:hAnsi="Calibri"/>
                <w:color w:val="000000" w:themeColor="text1"/>
                <w:spacing w:val="5"/>
                <w:szCs w:val="24"/>
                <w:shd w:val="clear" w:color="auto" w:fill="FFFFFF"/>
              </w:rPr>
            </w:rPrChange>
          </w:rPr>
          <w:t xml:space="preserve"> </w:t>
        </w:r>
      </w:ins>
      <w:del w:id="263" w:author="Travis Kemp" w:date="2017-12-01T09:58:00Z">
        <w:r w:rsidR="00914121" w:rsidRPr="00415FAD" w:rsidDel="00B662A7">
          <w:rPr>
            <w:rFonts w:cstheme="minorHAnsi"/>
            <w:color w:val="000000" w:themeColor="text1"/>
            <w:spacing w:val="5"/>
            <w:szCs w:val="24"/>
            <w:shd w:val="clear" w:color="auto" w:fill="FFFFFF"/>
            <w:rPrChange w:id="264" w:author="Travis Kemp" w:date="2017-12-03T07:02:00Z">
              <w:rPr>
                <w:rFonts w:ascii="Calibri" w:hAnsi="Calibri"/>
                <w:color w:val="000000" w:themeColor="text1"/>
                <w:spacing w:val="5"/>
                <w:szCs w:val="24"/>
                <w:shd w:val="clear" w:color="auto" w:fill="FFFFFF"/>
              </w:rPr>
            </w:rPrChange>
          </w:rPr>
          <w:fldChar w:fldCharType="begin"/>
        </w:r>
        <w:r w:rsidR="00914121" w:rsidRPr="00415FAD" w:rsidDel="00B662A7">
          <w:rPr>
            <w:rFonts w:cstheme="minorHAnsi"/>
            <w:color w:val="000000" w:themeColor="text1"/>
            <w:spacing w:val="5"/>
            <w:szCs w:val="24"/>
            <w:shd w:val="clear" w:color="auto" w:fill="FFFFFF"/>
            <w:rPrChange w:id="265" w:author="Travis Kemp" w:date="2017-12-03T07:02:00Z">
              <w:rPr>
                <w:rFonts w:ascii="Calibri" w:hAnsi="Calibri"/>
                <w:color w:val="000000" w:themeColor="text1"/>
                <w:spacing w:val="5"/>
                <w:szCs w:val="24"/>
                <w:shd w:val="clear" w:color="auto" w:fill="FFFFFF"/>
              </w:rPr>
            </w:rPrChange>
          </w:rPr>
          <w:delInstrText xml:space="preserve"> HYPERLINK "http://fortune.com/2017/08/31/hollywood-summer-box-office-movie-stocks/)" </w:delInstrText>
        </w:r>
        <w:r w:rsidR="00914121" w:rsidRPr="00415FAD" w:rsidDel="00B662A7">
          <w:rPr>
            <w:rFonts w:cstheme="minorHAnsi"/>
            <w:color w:val="000000" w:themeColor="text1"/>
            <w:spacing w:val="5"/>
            <w:szCs w:val="24"/>
            <w:shd w:val="clear" w:color="auto" w:fill="FFFFFF"/>
            <w:rPrChange w:id="266" w:author="Travis Kemp" w:date="2017-12-03T07:02:00Z">
              <w:rPr>
                <w:rFonts w:ascii="Calibri" w:hAnsi="Calibri"/>
                <w:color w:val="000000" w:themeColor="text1"/>
                <w:spacing w:val="5"/>
                <w:szCs w:val="24"/>
                <w:shd w:val="clear" w:color="auto" w:fill="FFFFFF"/>
              </w:rPr>
            </w:rPrChange>
          </w:rPr>
          <w:fldChar w:fldCharType="separate"/>
        </w:r>
        <w:r w:rsidR="00914121" w:rsidRPr="00415FAD" w:rsidDel="00B662A7">
          <w:rPr>
            <w:rStyle w:val="Hyperlink"/>
            <w:rFonts w:cstheme="minorHAnsi"/>
            <w:spacing w:val="5"/>
            <w:szCs w:val="24"/>
            <w:shd w:val="clear" w:color="auto" w:fill="FFFFFF"/>
            <w:rPrChange w:id="267" w:author="Travis Kemp" w:date="2017-12-03T07:02:00Z">
              <w:rPr>
                <w:rStyle w:val="Hyperlink"/>
                <w:rFonts w:ascii="Calibri" w:hAnsi="Calibri"/>
                <w:spacing w:val="5"/>
                <w:szCs w:val="24"/>
                <w:shd w:val="clear" w:color="auto" w:fill="FFFFFF"/>
              </w:rPr>
            </w:rPrChange>
          </w:rPr>
          <w:delText>http://fortune.com/2017/08/31/hollywood-summer-box-office-movie-stocks/)</w:delText>
        </w:r>
        <w:r w:rsidR="00914121" w:rsidRPr="00415FAD" w:rsidDel="00B662A7">
          <w:rPr>
            <w:rFonts w:cstheme="minorHAnsi"/>
            <w:color w:val="000000" w:themeColor="text1"/>
            <w:spacing w:val="5"/>
            <w:szCs w:val="24"/>
            <w:shd w:val="clear" w:color="auto" w:fill="FFFFFF"/>
            <w:rPrChange w:id="268" w:author="Travis Kemp" w:date="2017-12-03T07:02:00Z">
              <w:rPr>
                <w:rFonts w:ascii="Calibri" w:hAnsi="Calibri"/>
                <w:color w:val="000000" w:themeColor="text1"/>
                <w:spacing w:val="5"/>
                <w:szCs w:val="24"/>
                <w:shd w:val="clear" w:color="auto" w:fill="FFFFFF"/>
              </w:rPr>
            </w:rPrChange>
          </w:rPr>
          <w:fldChar w:fldCharType="end"/>
        </w:r>
      </w:del>
    </w:p>
    <w:p w14:paraId="48AD2664" w14:textId="26604F08" w:rsidR="00104365" w:rsidRPr="00415FAD" w:rsidRDefault="00914121" w:rsidP="00104365">
      <w:pPr>
        <w:rPr>
          <w:rFonts w:cstheme="minorHAnsi"/>
          <w:szCs w:val="24"/>
        </w:rPr>
      </w:pPr>
      <w:r w:rsidRPr="00415FAD">
        <w:rPr>
          <w:rFonts w:cstheme="minorHAnsi"/>
          <w:szCs w:val="24"/>
        </w:rPr>
        <w:t>There are</w:t>
      </w:r>
      <w:r w:rsidR="002D78A3" w:rsidRPr="00415FAD">
        <w:rPr>
          <w:rFonts w:cstheme="minorHAnsi"/>
          <w:szCs w:val="24"/>
        </w:rPr>
        <w:t xml:space="preserve"> currently</w:t>
      </w:r>
      <w:r w:rsidRPr="00415FAD">
        <w:rPr>
          <w:rFonts w:cstheme="minorHAnsi"/>
          <w:szCs w:val="24"/>
        </w:rPr>
        <w:t xml:space="preserve"> numerous threats to movie industry players, both from a di</w:t>
      </w:r>
      <w:r w:rsidR="002D78A3" w:rsidRPr="00415FAD">
        <w:rPr>
          <w:rFonts w:cstheme="minorHAnsi"/>
          <w:szCs w:val="24"/>
        </w:rPr>
        <w:t>rect competitor standpoint, as well as from comparable industries competing for consumers’ disposable income.</w:t>
      </w:r>
      <w:r w:rsidR="002D78A3" w:rsidRPr="00415FAD">
        <w:rPr>
          <w:rFonts w:cstheme="minorHAnsi"/>
          <w:szCs w:val="24"/>
        </w:rPr>
        <w:br/>
      </w:r>
    </w:p>
    <w:p w14:paraId="21EE963E" w14:textId="2CE1C95A" w:rsidR="00104365" w:rsidRPr="00415FAD" w:rsidRDefault="00104365" w:rsidP="00104365">
      <w:pPr>
        <w:rPr>
          <w:rFonts w:cstheme="minorHAnsi"/>
          <w:szCs w:val="24"/>
          <w:u w:val="single"/>
        </w:rPr>
      </w:pPr>
      <w:r w:rsidRPr="00415FAD">
        <w:rPr>
          <w:rFonts w:cstheme="minorHAnsi"/>
          <w:szCs w:val="24"/>
          <w:u w:val="single"/>
        </w:rPr>
        <w:t>Threats</w:t>
      </w:r>
    </w:p>
    <w:p w14:paraId="6CF65995" w14:textId="050AD02E" w:rsidR="00104365" w:rsidRPr="00415FAD" w:rsidRDefault="00104365" w:rsidP="00104365">
      <w:pPr>
        <w:rPr>
          <w:rFonts w:cstheme="minorHAnsi"/>
          <w:szCs w:val="24"/>
        </w:rPr>
      </w:pPr>
    </w:p>
    <w:p w14:paraId="0AE12844" w14:textId="550B483D" w:rsidR="00104365" w:rsidRPr="00415FAD" w:rsidRDefault="002D78A3" w:rsidP="00630C54">
      <w:pPr>
        <w:ind w:firstLine="720"/>
        <w:rPr>
          <w:rFonts w:cstheme="minorHAnsi"/>
          <w:szCs w:val="24"/>
          <w:highlight w:val="yellow"/>
        </w:rPr>
      </w:pPr>
      <w:r w:rsidRPr="00415FAD">
        <w:rPr>
          <w:rFonts w:cstheme="minorHAnsi"/>
          <w:szCs w:val="24"/>
        </w:rPr>
        <w:t>External</w:t>
      </w:r>
      <w:r w:rsidR="00104365" w:rsidRPr="00415FAD">
        <w:rPr>
          <w:rFonts w:cstheme="minorHAnsi"/>
          <w:szCs w:val="24"/>
        </w:rPr>
        <w:t xml:space="preserve"> products</w:t>
      </w:r>
      <w:r w:rsidRPr="00415FAD">
        <w:rPr>
          <w:rFonts w:cstheme="minorHAnsi"/>
          <w:szCs w:val="24"/>
        </w:rPr>
        <w:t xml:space="preserve"> outside the movie </w:t>
      </w:r>
      <w:r w:rsidR="00A952B8" w:rsidRPr="00415FAD">
        <w:rPr>
          <w:rFonts w:cstheme="minorHAnsi"/>
          <w:szCs w:val="24"/>
        </w:rPr>
        <w:t>theater</w:t>
      </w:r>
      <w:r w:rsidRPr="00415FAD">
        <w:rPr>
          <w:rFonts w:cstheme="minorHAnsi"/>
          <w:szCs w:val="24"/>
        </w:rPr>
        <w:t xml:space="preserve"> industry</w:t>
      </w:r>
      <w:r w:rsidR="00104365" w:rsidRPr="00415FAD">
        <w:rPr>
          <w:rFonts w:cstheme="minorHAnsi"/>
          <w:szCs w:val="24"/>
        </w:rPr>
        <w:t xml:space="preserve"> offer comparable entertainment experiences</w:t>
      </w:r>
      <w:r w:rsidRPr="00415FAD">
        <w:rPr>
          <w:rFonts w:cstheme="minorHAnsi"/>
          <w:szCs w:val="24"/>
        </w:rPr>
        <w:t xml:space="preserve"> at competitive prices</w:t>
      </w:r>
      <w:r w:rsidR="00104365" w:rsidRPr="00415FAD">
        <w:rPr>
          <w:rFonts w:cstheme="minorHAnsi"/>
          <w:szCs w:val="24"/>
        </w:rPr>
        <w:t xml:space="preserve">. These products are split into </w:t>
      </w:r>
      <w:r w:rsidR="00DC7B76" w:rsidRPr="00415FAD">
        <w:rPr>
          <w:rFonts w:cstheme="minorHAnsi"/>
          <w:szCs w:val="24"/>
        </w:rPr>
        <w:t>three</w:t>
      </w:r>
      <w:r w:rsidR="00104365" w:rsidRPr="00415FAD">
        <w:rPr>
          <w:rFonts w:cstheme="minorHAnsi"/>
          <w:szCs w:val="24"/>
        </w:rPr>
        <w:t xml:space="preserve"> broad buckets:</w:t>
      </w:r>
      <w:r w:rsidRPr="00415FAD">
        <w:rPr>
          <w:rFonts w:cstheme="minorHAnsi"/>
          <w:szCs w:val="24"/>
        </w:rPr>
        <w:br/>
      </w:r>
    </w:p>
    <w:p w14:paraId="46FE76C4" w14:textId="40F56BC0" w:rsidR="00104365" w:rsidRPr="00415FAD" w:rsidRDefault="00104365" w:rsidP="00104365">
      <w:pPr>
        <w:pStyle w:val="ListParagraph"/>
        <w:numPr>
          <w:ilvl w:val="0"/>
          <w:numId w:val="27"/>
        </w:numPr>
        <w:rPr>
          <w:rFonts w:asciiTheme="minorHAnsi" w:hAnsiTheme="minorHAnsi" w:cstheme="minorHAnsi"/>
          <w:sz w:val="24"/>
          <w:szCs w:val="24"/>
        </w:rPr>
      </w:pPr>
      <w:r w:rsidRPr="00415FAD">
        <w:rPr>
          <w:rFonts w:asciiTheme="minorHAnsi" w:hAnsiTheme="minorHAnsi" w:cstheme="minorHAnsi"/>
          <w:sz w:val="24"/>
          <w:szCs w:val="24"/>
        </w:rPr>
        <w:t xml:space="preserve">PODV (Personal on demand video) – </w:t>
      </w:r>
      <w:r w:rsidR="002D78A3" w:rsidRPr="00415FAD">
        <w:rPr>
          <w:rFonts w:asciiTheme="minorHAnsi" w:hAnsiTheme="minorHAnsi" w:cstheme="minorHAnsi"/>
          <w:sz w:val="24"/>
          <w:szCs w:val="24"/>
        </w:rPr>
        <w:t xml:space="preserve">streaming services such as </w:t>
      </w:r>
      <w:r w:rsidRPr="00415FAD">
        <w:rPr>
          <w:rFonts w:asciiTheme="minorHAnsi" w:hAnsiTheme="minorHAnsi" w:cstheme="minorHAnsi"/>
          <w:sz w:val="24"/>
          <w:szCs w:val="24"/>
        </w:rPr>
        <w:t>Netflix, Amazon Prime</w:t>
      </w:r>
      <w:r w:rsidR="002D78A3" w:rsidRPr="00415FAD">
        <w:rPr>
          <w:rFonts w:asciiTheme="minorHAnsi" w:hAnsiTheme="minorHAnsi" w:cstheme="minorHAnsi"/>
          <w:sz w:val="24"/>
          <w:szCs w:val="24"/>
        </w:rPr>
        <w:t>, Hulu, and others</w:t>
      </w:r>
      <w:r w:rsidRPr="00415FAD">
        <w:rPr>
          <w:rFonts w:asciiTheme="minorHAnsi" w:hAnsiTheme="minorHAnsi" w:cstheme="minorHAnsi"/>
          <w:sz w:val="24"/>
          <w:szCs w:val="24"/>
        </w:rPr>
        <w:t>.</w:t>
      </w:r>
    </w:p>
    <w:p w14:paraId="76A00FDB" w14:textId="2B9223C8" w:rsidR="00104365" w:rsidRPr="00415FAD" w:rsidRDefault="00104365" w:rsidP="00104365">
      <w:pPr>
        <w:pStyle w:val="ListParagraph"/>
        <w:numPr>
          <w:ilvl w:val="1"/>
          <w:numId w:val="27"/>
        </w:numPr>
        <w:rPr>
          <w:rFonts w:asciiTheme="minorHAnsi" w:hAnsiTheme="minorHAnsi" w:cstheme="minorHAnsi"/>
          <w:sz w:val="24"/>
          <w:szCs w:val="24"/>
        </w:rPr>
      </w:pPr>
      <w:r w:rsidRPr="00415FAD">
        <w:rPr>
          <w:rFonts w:asciiTheme="minorHAnsi" w:hAnsiTheme="minorHAnsi" w:cstheme="minorHAnsi"/>
          <w:sz w:val="24"/>
          <w:szCs w:val="24"/>
        </w:rPr>
        <w:t xml:space="preserve">These firms both create their own content, as well as stock other produced content on their platforms. Customers are able to access and play the content </w:t>
      </w:r>
      <w:r w:rsidR="002D78A3" w:rsidRPr="00415FAD">
        <w:rPr>
          <w:rFonts w:asciiTheme="minorHAnsi" w:hAnsiTheme="minorHAnsi" w:cstheme="minorHAnsi"/>
          <w:sz w:val="24"/>
          <w:szCs w:val="24"/>
        </w:rPr>
        <w:t>at their leisure</w:t>
      </w:r>
      <w:r w:rsidRPr="00415FAD">
        <w:rPr>
          <w:rFonts w:asciiTheme="minorHAnsi" w:hAnsiTheme="minorHAnsi" w:cstheme="minorHAnsi"/>
          <w:sz w:val="24"/>
          <w:szCs w:val="24"/>
        </w:rPr>
        <w:t xml:space="preserve"> (generally advertisement</w:t>
      </w:r>
      <w:r w:rsidR="002D78A3" w:rsidRPr="00415FAD">
        <w:rPr>
          <w:rFonts w:asciiTheme="minorHAnsi" w:hAnsiTheme="minorHAnsi" w:cstheme="minorHAnsi"/>
          <w:sz w:val="24"/>
          <w:szCs w:val="24"/>
        </w:rPr>
        <w:t>-</w:t>
      </w:r>
      <w:r w:rsidRPr="00415FAD">
        <w:rPr>
          <w:rFonts w:asciiTheme="minorHAnsi" w:hAnsiTheme="minorHAnsi" w:cstheme="minorHAnsi"/>
          <w:sz w:val="24"/>
          <w:szCs w:val="24"/>
        </w:rPr>
        <w:t>free) for a recurring monthly fee.</w:t>
      </w:r>
    </w:p>
    <w:p w14:paraId="035765CE" w14:textId="622AE407" w:rsidR="00104365" w:rsidRPr="00415FAD" w:rsidRDefault="00104365" w:rsidP="00104365">
      <w:pPr>
        <w:pStyle w:val="ListParagraph"/>
        <w:numPr>
          <w:ilvl w:val="0"/>
          <w:numId w:val="27"/>
        </w:numPr>
        <w:rPr>
          <w:rFonts w:asciiTheme="minorHAnsi" w:hAnsiTheme="minorHAnsi" w:cstheme="minorHAnsi"/>
          <w:sz w:val="24"/>
          <w:szCs w:val="24"/>
        </w:rPr>
      </w:pPr>
      <w:r w:rsidRPr="00415FAD">
        <w:rPr>
          <w:rFonts w:asciiTheme="minorHAnsi" w:hAnsiTheme="minorHAnsi" w:cstheme="minorHAnsi"/>
          <w:sz w:val="24"/>
          <w:szCs w:val="24"/>
        </w:rPr>
        <w:t xml:space="preserve">Live/Recorded Television – Cable and </w:t>
      </w:r>
      <w:r w:rsidR="002B52B6" w:rsidRPr="00415FAD">
        <w:rPr>
          <w:rFonts w:asciiTheme="minorHAnsi" w:hAnsiTheme="minorHAnsi" w:cstheme="minorHAnsi"/>
          <w:sz w:val="24"/>
          <w:szCs w:val="24"/>
        </w:rPr>
        <w:t>Satellite</w:t>
      </w:r>
      <w:r w:rsidRPr="00415FAD">
        <w:rPr>
          <w:rFonts w:asciiTheme="minorHAnsi" w:hAnsiTheme="minorHAnsi" w:cstheme="minorHAnsi"/>
          <w:sz w:val="24"/>
          <w:szCs w:val="24"/>
        </w:rPr>
        <w:t xml:space="preserve"> providers</w:t>
      </w:r>
    </w:p>
    <w:p w14:paraId="7BF32DA2" w14:textId="09A0B429" w:rsidR="00104365" w:rsidRPr="00415FAD" w:rsidRDefault="00104365" w:rsidP="00104365">
      <w:pPr>
        <w:pStyle w:val="ListParagraph"/>
        <w:numPr>
          <w:ilvl w:val="1"/>
          <w:numId w:val="27"/>
        </w:numPr>
        <w:rPr>
          <w:rFonts w:asciiTheme="minorHAnsi" w:hAnsiTheme="minorHAnsi" w:cstheme="minorHAnsi"/>
          <w:sz w:val="24"/>
          <w:szCs w:val="24"/>
        </w:rPr>
      </w:pPr>
      <w:r w:rsidRPr="00415FAD">
        <w:rPr>
          <w:rFonts w:asciiTheme="minorHAnsi" w:hAnsiTheme="minorHAnsi" w:cstheme="minorHAnsi"/>
          <w:sz w:val="24"/>
          <w:szCs w:val="24"/>
        </w:rPr>
        <w:t>These firms provide live (and some on</w:t>
      </w:r>
      <w:r w:rsidR="002D78A3" w:rsidRPr="00415FAD">
        <w:rPr>
          <w:rFonts w:asciiTheme="minorHAnsi" w:hAnsiTheme="minorHAnsi" w:cstheme="minorHAnsi"/>
          <w:sz w:val="24"/>
          <w:szCs w:val="24"/>
        </w:rPr>
        <w:t>-</w:t>
      </w:r>
      <w:del w:id="269" w:author="Amber Soriano" w:date="2017-11-28T20:12:00Z">
        <w:r w:rsidRPr="00415FAD" w:rsidDel="002D78A3">
          <w:rPr>
            <w:rFonts w:asciiTheme="minorHAnsi" w:hAnsiTheme="minorHAnsi" w:cstheme="minorHAnsi"/>
            <w:sz w:val="24"/>
            <w:szCs w:val="24"/>
          </w:rPr>
          <w:delText xml:space="preserve"> </w:delText>
        </w:r>
      </w:del>
      <w:r w:rsidRPr="00415FAD">
        <w:rPr>
          <w:rFonts w:asciiTheme="minorHAnsi" w:hAnsiTheme="minorHAnsi" w:cstheme="minorHAnsi"/>
          <w:sz w:val="24"/>
          <w:szCs w:val="24"/>
        </w:rPr>
        <w:t xml:space="preserve">demand and/or recording capabilities) channel packages that customers are usually </w:t>
      </w:r>
      <w:commentRangeStart w:id="270"/>
      <w:r w:rsidRPr="00415FAD">
        <w:rPr>
          <w:rFonts w:asciiTheme="minorHAnsi" w:hAnsiTheme="minorHAnsi" w:cstheme="minorHAnsi"/>
          <w:sz w:val="24"/>
          <w:szCs w:val="24"/>
        </w:rPr>
        <w:t>locked into</w:t>
      </w:r>
      <w:commentRangeEnd w:id="270"/>
      <w:r w:rsidR="002D78A3" w:rsidRPr="00415FAD">
        <w:rPr>
          <w:rStyle w:val="CommentReference"/>
          <w:rFonts w:asciiTheme="minorHAnsi" w:eastAsia="Times New Roman" w:hAnsiTheme="minorHAnsi" w:cstheme="minorHAnsi"/>
          <w:sz w:val="24"/>
          <w:szCs w:val="24"/>
          <w:rPrChange w:id="271" w:author="Travis Kemp" w:date="2017-12-03T07:02:00Z">
            <w:rPr>
              <w:rStyle w:val="CommentReference"/>
              <w:rFonts w:ascii="Times New Roman" w:eastAsia="Times New Roman" w:hAnsi="Times New Roman"/>
            </w:rPr>
          </w:rPrChange>
        </w:rPr>
        <w:commentReference w:id="270"/>
      </w:r>
      <w:ins w:id="272" w:author="Travis Kemp" w:date="2017-12-01T06:47:00Z">
        <w:r w:rsidR="00EE7405" w:rsidRPr="00415FAD">
          <w:rPr>
            <w:rFonts w:asciiTheme="minorHAnsi" w:hAnsiTheme="minorHAnsi" w:cstheme="minorHAnsi"/>
            <w:sz w:val="24"/>
            <w:szCs w:val="24"/>
          </w:rPr>
          <w:t xml:space="preserve"> via lengthy contracts with specific </w:t>
        </w:r>
      </w:ins>
      <w:ins w:id="273" w:author="Travis Kemp" w:date="2017-12-01T06:48:00Z">
        <w:r w:rsidR="00EE7405" w:rsidRPr="00415FAD">
          <w:rPr>
            <w:rFonts w:asciiTheme="minorHAnsi" w:hAnsiTheme="minorHAnsi" w:cstheme="minorHAnsi"/>
            <w:sz w:val="24"/>
            <w:szCs w:val="24"/>
          </w:rPr>
          <w:t>stipulations</w:t>
        </w:r>
      </w:ins>
      <w:r w:rsidRPr="00415FAD">
        <w:rPr>
          <w:rFonts w:asciiTheme="minorHAnsi" w:hAnsiTheme="minorHAnsi" w:cstheme="minorHAnsi"/>
          <w:sz w:val="24"/>
          <w:szCs w:val="24"/>
        </w:rPr>
        <w:t xml:space="preserve">. </w:t>
      </w:r>
      <w:commentRangeStart w:id="274"/>
      <w:del w:id="275" w:author="Travis Kemp" w:date="2017-12-01T06:48:00Z">
        <w:r w:rsidRPr="00415FAD" w:rsidDel="00EE7405">
          <w:rPr>
            <w:rFonts w:asciiTheme="minorHAnsi" w:hAnsiTheme="minorHAnsi" w:cstheme="minorHAnsi"/>
            <w:sz w:val="24"/>
            <w:szCs w:val="24"/>
          </w:rPr>
          <w:delText>Historical way of obtaining television channels and pricing is usually bulk in nature</w:delText>
        </w:r>
        <w:commentRangeEnd w:id="274"/>
        <w:r w:rsidR="002D78A3" w:rsidRPr="00415FAD" w:rsidDel="00EE7405">
          <w:rPr>
            <w:rStyle w:val="CommentReference"/>
            <w:rFonts w:asciiTheme="minorHAnsi" w:eastAsia="Times New Roman" w:hAnsiTheme="minorHAnsi" w:cstheme="minorHAnsi"/>
            <w:sz w:val="24"/>
            <w:szCs w:val="24"/>
            <w:rPrChange w:id="276" w:author="Travis Kemp" w:date="2017-12-03T07:02:00Z">
              <w:rPr>
                <w:rStyle w:val="CommentReference"/>
                <w:rFonts w:ascii="Times New Roman" w:eastAsia="Times New Roman" w:hAnsi="Times New Roman"/>
              </w:rPr>
            </w:rPrChange>
          </w:rPr>
          <w:commentReference w:id="274"/>
        </w:r>
        <w:r w:rsidRPr="00415FAD" w:rsidDel="00EE7405">
          <w:rPr>
            <w:rFonts w:asciiTheme="minorHAnsi" w:hAnsiTheme="minorHAnsi" w:cstheme="minorHAnsi"/>
            <w:sz w:val="24"/>
            <w:szCs w:val="24"/>
          </w:rPr>
          <w:delText>.</w:delText>
        </w:r>
      </w:del>
      <w:ins w:id="277" w:author="Travis Kemp" w:date="2017-12-01T06:48:00Z">
        <w:r w:rsidR="00EE7405" w:rsidRPr="00415FAD">
          <w:rPr>
            <w:rFonts w:asciiTheme="minorHAnsi" w:hAnsiTheme="minorHAnsi" w:cstheme="minorHAnsi"/>
            <w:sz w:val="24"/>
            <w:szCs w:val="24"/>
          </w:rPr>
          <w:t>Traditionally, consumers have been limited in their channel package options, generally limited to a few packages as determined by the provider.</w:t>
        </w:r>
      </w:ins>
    </w:p>
    <w:p w14:paraId="3D8AE1D9" w14:textId="1C2A2C4C" w:rsidR="00104365" w:rsidRPr="00415FAD" w:rsidRDefault="00104365" w:rsidP="00104365">
      <w:pPr>
        <w:pStyle w:val="ListParagraph"/>
        <w:numPr>
          <w:ilvl w:val="0"/>
          <w:numId w:val="27"/>
        </w:numPr>
        <w:rPr>
          <w:rFonts w:asciiTheme="minorHAnsi" w:hAnsiTheme="minorHAnsi" w:cstheme="minorHAnsi"/>
          <w:sz w:val="24"/>
          <w:szCs w:val="24"/>
        </w:rPr>
      </w:pPr>
      <w:r w:rsidRPr="00415FAD">
        <w:rPr>
          <w:rFonts w:asciiTheme="minorHAnsi" w:hAnsiTheme="minorHAnsi" w:cstheme="minorHAnsi"/>
          <w:sz w:val="24"/>
          <w:szCs w:val="24"/>
        </w:rPr>
        <w:t>Single view on</w:t>
      </w:r>
      <w:r w:rsidR="002D78A3" w:rsidRPr="00415FAD">
        <w:rPr>
          <w:rFonts w:asciiTheme="minorHAnsi" w:hAnsiTheme="minorHAnsi" w:cstheme="minorHAnsi"/>
          <w:sz w:val="24"/>
          <w:szCs w:val="24"/>
        </w:rPr>
        <w:t>-</w:t>
      </w:r>
      <w:r w:rsidRPr="00415FAD">
        <w:rPr>
          <w:rFonts w:asciiTheme="minorHAnsi" w:hAnsiTheme="minorHAnsi" w:cstheme="minorHAnsi"/>
          <w:sz w:val="24"/>
          <w:szCs w:val="24"/>
        </w:rPr>
        <w:t>demand (pay</w:t>
      </w:r>
      <w:r w:rsidR="002D78A3" w:rsidRPr="00415FAD">
        <w:rPr>
          <w:rFonts w:asciiTheme="minorHAnsi" w:hAnsiTheme="minorHAnsi" w:cstheme="minorHAnsi"/>
          <w:sz w:val="24"/>
          <w:szCs w:val="24"/>
        </w:rPr>
        <w:t>-</w:t>
      </w:r>
      <w:r w:rsidRPr="00415FAD">
        <w:rPr>
          <w:rFonts w:asciiTheme="minorHAnsi" w:hAnsiTheme="minorHAnsi" w:cstheme="minorHAnsi"/>
          <w:sz w:val="24"/>
          <w:szCs w:val="24"/>
        </w:rPr>
        <w:t>per</w:t>
      </w:r>
      <w:r w:rsidR="002D78A3" w:rsidRPr="00415FAD">
        <w:rPr>
          <w:rFonts w:asciiTheme="minorHAnsi" w:hAnsiTheme="minorHAnsi" w:cstheme="minorHAnsi"/>
          <w:sz w:val="24"/>
          <w:szCs w:val="24"/>
        </w:rPr>
        <w:t>-</w:t>
      </w:r>
      <w:r w:rsidRPr="00415FAD">
        <w:rPr>
          <w:rFonts w:asciiTheme="minorHAnsi" w:hAnsiTheme="minorHAnsi" w:cstheme="minorHAnsi"/>
          <w:sz w:val="24"/>
          <w:szCs w:val="24"/>
        </w:rPr>
        <w:t>view</w:t>
      </w:r>
      <w:r w:rsidR="002D78A3" w:rsidRPr="00415FAD">
        <w:rPr>
          <w:rFonts w:asciiTheme="minorHAnsi" w:hAnsiTheme="minorHAnsi" w:cstheme="minorHAnsi"/>
          <w:sz w:val="24"/>
          <w:szCs w:val="24"/>
        </w:rPr>
        <w:t>,</w:t>
      </w:r>
      <w:r w:rsidRPr="00415FAD">
        <w:rPr>
          <w:rFonts w:asciiTheme="minorHAnsi" w:hAnsiTheme="minorHAnsi" w:cstheme="minorHAnsi"/>
          <w:sz w:val="24"/>
          <w:szCs w:val="24"/>
        </w:rPr>
        <w:t xml:space="preserve"> on</w:t>
      </w:r>
      <w:r w:rsidR="002D78A3" w:rsidRPr="00415FAD">
        <w:rPr>
          <w:rFonts w:asciiTheme="minorHAnsi" w:hAnsiTheme="minorHAnsi" w:cstheme="minorHAnsi"/>
          <w:sz w:val="24"/>
          <w:szCs w:val="24"/>
        </w:rPr>
        <w:t>-</w:t>
      </w:r>
      <w:r w:rsidRPr="00415FAD">
        <w:rPr>
          <w:rFonts w:asciiTheme="minorHAnsi" w:hAnsiTheme="minorHAnsi" w:cstheme="minorHAnsi"/>
          <w:sz w:val="24"/>
          <w:szCs w:val="24"/>
        </w:rPr>
        <w:t xml:space="preserve">demand movies) </w:t>
      </w:r>
      <w:r w:rsidR="002B52B6" w:rsidRPr="00415FAD">
        <w:rPr>
          <w:rFonts w:asciiTheme="minorHAnsi" w:hAnsiTheme="minorHAnsi" w:cstheme="minorHAnsi"/>
          <w:sz w:val="24"/>
          <w:szCs w:val="24"/>
        </w:rPr>
        <w:t>–</w:t>
      </w:r>
      <w:r w:rsidRPr="00415FAD">
        <w:rPr>
          <w:rFonts w:asciiTheme="minorHAnsi" w:hAnsiTheme="minorHAnsi" w:cstheme="minorHAnsi"/>
          <w:sz w:val="24"/>
          <w:szCs w:val="24"/>
        </w:rPr>
        <w:t xml:space="preserve"> </w:t>
      </w:r>
      <w:r w:rsidR="002B52B6" w:rsidRPr="00415FAD">
        <w:rPr>
          <w:rFonts w:asciiTheme="minorHAnsi" w:hAnsiTheme="minorHAnsi" w:cstheme="minorHAnsi"/>
          <w:sz w:val="24"/>
          <w:szCs w:val="24"/>
        </w:rPr>
        <w:t>iTunes, Amazon, etc.</w:t>
      </w:r>
    </w:p>
    <w:p w14:paraId="4E17F1C2" w14:textId="132C0770" w:rsidR="002B52B6" w:rsidRPr="00415FAD" w:rsidRDefault="002B52B6" w:rsidP="002B52B6">
      <w:pPr>
        <w:pStyle w:val="ListParagraph"/>
        <w:numPr>
          <w:ilvl w:val="1"/>
          <w:numId w:val="27"/>
        </w:numPr>
        <w:rPr>
          <w:rFonts w:asciiTheme="minorHAnsi" w:hAnsiTheme="minorHAnsi" w:cstheme="minorHAnsi"/>
          <w:sz w:val="24"/>
          <w:szCs w:val="24"/>
        </w:rPr>
      </w:pPr>
      <w:r w:rsidRPr="00415FAD">
        <w:rPr>
          <w:rFonts w:asciiTheme="minorHAnsi" w:hAnsiTheme="minorHAnsi" w:cstheme="minorHAnsi"/>
          <w:sz w:val="24"/>
          <w:szCs w:val="24"/>
        </w:rPr>
        <w:lastRenderedPageBreak/>
        <w:t xml:space="preserve">These </w:t>
      </w:r>
      <w:r w:rsidR="002D78A3" w:rsidRPr="00415FAD">
        <w:rPr>
          <w:rFonts w:asciiTheme="minorHAnsi" w:hAnsiTheme="minorHAnsi" w:cstheme="minorHAnsi"/>
          <w:sz w:val="24"/>
          <w:szCs w:val="24"/>
        </w:rPr>
        <w:t xml:space="preserve">platforms </w:t>
      </w:r>
      <w:r w:rsidRPr="00415FAD">
        <w:rPr>
          <w:rFonts w:asciiTheme="minorHAnsi" w:hAnsiTheme="minorHAnsi" w:cstheme="minorHAnsi"/>
          <w:sz w:val="24"/>
          <w:szCs w:val="24"/>
        </w:rPr>
        <w:t>offer the ability to watch a single movie for a one</w:t>
      </w:r>
      <w:r w:rsidR="002D78A3" w:rsidRPr="00415FAD">
        <w:rPr>
          <w:rFonts w:asciiTheme="minorHAnsi" w:hAnsiTheme="minorHAnsi" w:cstheme="minorHAnsi"/>
          <w:sz w:val="24"/>
          <w:szCs w:val="24"/>
        </w:rPr>
        <w:t>-</w:t>
      </w:r>
      <w:r w:rsidRPr="00415FAD">
        <w:rPr>
          <w:rFonts w:asciiTheme="minorHAnsi" w:hAnsiTheme="minorHAnsi" w:cstheme="minorHAnsi"/>
          <w:sz w:val="24"/>
          <w:szCs w:val="24"/>
        </w:rPr>
        <w:t xml:space="preserve">time fee. Customers are able to purchase and watch </w:t>
      </w:r>
      <w:r w:rsidR="002D78A3" w:rsidRPr="00415FAD">
        <w:rPr>
          <w:rFonts w:asciiTheme="minorHAnsi" w:hAnsiTheme="minorHAnsi" w:cstheme="minorHAnsi"/>
          <w:sz w:val="24"/>
          <w:szCs w:val="24"/>
        </w:rPr>
        <w:t>content</w:t>
      </w:r>
      <w:r w:rsidRPr="00415FAD">
        <w:rPr>
          <w:rFonts w:asciiTheme="minorHAnsi" w:hAnsiTheme="minorHAnsi" w:cstheme="minorHAnsi"/>
          <w:sz w:val="24"/>
          <w:szCs w:val="24"/>
        </w:rPr>
        <w:t xml:space="preserve"> through</w:t>
      </w:r>
      <w:r w:rsidR="002D78A3" w:rsidRPr="00415FAD">
        <w:rPr>
          <w:rFonts w:asciiTheme="minorHAnsi" w:hAnsiTheme="minorHAnsi" w:cstheme="minorHAnsi"/>
          <w:sz w:val="24"/>
          <w:szCs w:val="24"/>
        </w:rPr>
        <w:t xml:space="preserve"> personal</w:t>
      </w:r>
      <w:r w:rsidRPr="00415FAD">
        <w:rPr>
          <w:rFonts w:asciiTheme="minorHAnsi" w:hAnsiTheme="minorHAnsi" w:cstheme="minorHAnsi"/>
          <w:sz w:val="24"/>
          <w:szCs w:val="24"/>
        </w:rPr>
        <w:t xml:space="preserve"> </w:t>
      </w:r>
      <w:r w:rsidR="002D78A3" w:rsidRPr="00415FAD">
        <w:rPr>
          <w:rFonts w:asciiTheme="minorHAnsi" w:hAnsiTheme="minorHAnsi" w:cstheme="minorHAnsi"/>
          <w:sz w:val="24"/>
          <w:szCs w:val="24"/>
        </w:rPr>
        <w:t xml:space="preserve">tech </w:t>
      </w:r>
      <w:r w:rsidRPr="00415FAD">
        <w:rPr>
          <w:rFonts w:asciiTheme="minorHAnsi" w:hAnsiTheme="minorHAnsi" w:cstheme="minorHAnsi"/>
          <w:sz w:val="24"/>
          <w:szCs w:val="24"/>
        </w:rPr>
        <w:t>devices.</w:t>
      </w:r>
    </w:p>
    <w:p w14:paraId="0A8A6301" w14:textId="77106E5B" w:rsidR="002B52B6" w:rsidRPr="00415FAD" w:rsidRDefault="002B52B6" w:rsidP="002B52B6">
      <w:pPr>
        <w:ind w:firstLine="720"/>
        <w:rPr>
          <w:rFonts w:cstheme="minorHAnsi"/>
          <w:szCs w:val="24"/>
        </w:rPr>
      </w:pPr>
      <w:r w:rsidRPr="00415FAD">
        <w:rPr>
          <w:rFonts w:cstheme="minorHAnsi"/>
          <w:szCs w:val="24"/>
        </w:rPr>
        <w:t xml:space="preserve">Traditionally, the titles offered </w:t>
      </w:r>
      <w:r w:rsidR="002D78A3" w:rsidRPr="00415FAD">
        <w:rPr>
          <w:rFonts w:cstheme="minorHAnsi"/>
          <w:szCs w:val="24"/>
        </w:rPr>
        <w:t xml:space="preserve">by movie </w:t>
      </w:r>
      <w:r w:rsidR="00A952B8" w:rsidRPr="00415FAD">
        <w:rPr>
          <w:rFonts w:cstheme="minorHAnsi"/>
          <w:szCs w:val="24"/>
        </w:rPr>
        <w:t>theater</w:t>
      </w:r>
      <w:r w:rsidRPr="00415FAD">
        <w:rPr>
          <w:rFonts w:cstheme="minorHAnsi"/>
          <w:szCs w:val="24"/>
        </w:rPr>
        <w:t xml:space="preserve">s compared </w:t>
      </w:r>
      <w:r w:rsidR="00FA0841" w:rsidRPr="00415FAD">
        <w:rPr>
          <w:rFonts w:cstheme="minorHAnsi"/>
          <w:szCs w:val="24"/>
        </w:rPr>
        <w:t>to</w:t>
      </w:r>
      <w:r w:rsidR="006A27C5" w:rsidRPr="00415FAD">
        <w:rPr>
          <w:rFonts w:cstheme="minorHAnsi"/>
          <w:szCs w:val="24"/>
        </w:rPr>
        <w:t xml:space="preserve"> the</w:t>
      </w:r>
      <w:r w:rsidRPr="00415FAD">
        <w:rPr>
          <w:rFonts w:cstheme="minorHAnsi"/>
          <w:szCs w:val="24"/>
        </w:rPr>
        <w:t xml:space="preserve"> above competitors </w:t>
      </w:r>
      <w:r w:rsidR="002D78A3" w:rsidRPr="00415FAD">
        <w:rPr>
          <w:rFonts w:cstheme="minorHAnsi"/>
          <w:szCs w:val="24"/>
        </w:rPr>
        <w:t>differ</w:t>
      </w:r>
      <w:r w:rsidRPr="00415FAD">
        <w:rPr>
          <w:rFonts w:cstheme="minorHAnsi"/>
          <w:szCs w:val="24"/>
        </w:rPr>
        <w:t xml:space="preserve">. </w:t>
      </w:r>
      <w:r w:rsidR="002D78A3" w:rsidRPr="00415FAD">
        <w:rPr>
          <w:rFonts w:cstheme="minorHAnsi"/>
          <w:szCs w:val="24"/>
        </w:rPr>
        <w:t xml:space="preserve">Movie </w:t>
      </w:r>
      <w:r w:rsidR="00A952B8" w:rsidRPr="00415FAD">
        <w:rPr>
          <w:rFonts w:cstheme="minorHAnsi"/>
          <w:szCs w:val="24"/>
        </w:rPr>
        <w:t>theater</w:t>
      </w:r>
      <w:r w:rsidR="002D78A3" w:rsidRPr="00415FAD">
        <w:rPr>
          <w:rFonts w:cstheme="minorHAnsi"/>
          <w:szCs w:val="24"/>
        </w:rPr>
        <w:t>s have the first mover advantage on large, crowd-pleasing films by making deals with various film studios.</w:t>
      </w:r>
      <w:r w:rsidRPr="00415FAD">
        <w:rPr>
          <w:rFonts w:cstheme="minorHAnsi"/>
          <w:szCs w:val="24"/>
        </w:rPr>
        <w:t xml:space="preserve"> </w:t>
      </w:r>
      <w:r w:rsidR="002D78A3" w:rsidRPr="00415FAD">
        <w:rPr>
          <w:rFonts w:cstheme="minorHAnsi"/>
          <w:szCs w:val="24"/>
        </w:rPr>
        <w:t>As the time gap between in-</w:t>
      </w:r>
      <w:r w:rsidR="00A952B8" w:rsidRPr="00415FAD">
        <w:rPr>
          <w:rFonts w:cstheme="minorHAnsi"/>
          <w:szCs w:val="24"/>
        </w:rPr>
        <w:t>theater</w:t>
      </w:r>
      <w:r w:rsidR="002D78A3" w:rsidRPr="00415FAD">
        <w:rPr>
          <w:rFonts w:cstheme="minorHAnsi"/>
          <w:szCs w:val="24"/>
        </w:rPr>
        <w:t xml:space="preserve"> and online content availability becomes</w:t>
      </w:r>
      <w:r w:rsidRPr="00415FAD">
        <w:rPr>
          <w:rFonts w:cstheme="minorHAnsi"/>
          <w:szCs w:val="24"/>
        </w:rPr>
        <w:t xml:space="preserve"> shorter and shorter</w:t>
      </w:r>
      <w:r w:rsidR="002D78A3" w:rsidRPr="00415FAD">
        <w:rPr>
          <w:rFonts w:cstheme="minorHAnsi"/>
          <w:szCs w:val="24"/>
        </w:rPr>
        <w:t>,</w:t>
      </w:r>
      <w:r w:rsidRPr="00415FAD">
        <w:rPr>
          <w:rFonts w:cstheme="minorHAnsi"/>
          <w:szCs w:val="24"/>
        </w:rPr>
        <w:t xml:space="preserve"> consumers are able to access </w:t>
      </w:r>
      <w:r w:rsidR="006A27C5" w:rsidRPr="00415FAD">
        <w:rPr>
          <w:rFonts w:cstheme="minorHAnsi"/>
          <w:szCs w:val="24"/>
        </w:rPr>
        <w:t xml:space="preserve">films </w:t>
      </w:r>
      <w:del w:id="278" w:author="Travis Kemp" w:date="2017-12-01T06:49:00Z">
        <w:r w:rsidRPr="00415FAD" w:rsidDel="00EE7405">
          <w:rPr>
            <w:rFonts w:cstheme="minorHAnsi"/>
            <w:szCs w:val="24"/>
          </w:rPr>
          <w:delText xml:space="preserve"> </w:delText>
        </w:r>
      </w:del>
      <w:r w:rsidRPr="00415FAD">
        <w:rPr>
          <w:rFonts w:cstheme="minorHAnsi"/>
          <w:szCs w:val="24"/>
        </w:rPr>
        <w:t>at home</w:t>
      </w:r>
      <w:r w:rsidR="006A27C5" w:rsidRPr="00415FAD">
        <w:rPr>
          <w:rFonts w:cstheme="minorHAnsi"/>
          <w:szCs w:val="24"/>
        </w:rPr>
        <w:t xml:space="preserve"> sooner,</w:t>
      </w:r>
      <w:r w:rsidRPr="00415FAD">
        <w:rPr>
          <w:rFonts w:cstheme="minorHAnsi"/>
          <w:szCs w:val="24"/>
        </w:rPr>
        <w:t xml:space="preserve"> and do not need to go to the </w:t>
      </w:r>
      <w:r w:rsidR="00A952B8" w:rsidRPr="00415FAD">
        <w:rPr>
          <w:rFonts w:cstheme="minorHAnsi"/>
          <w:szCs w:val="24"/>
        </w:rPr>
        <w:t>theater</w:t>
      </w:r>
      <w:r w:rsidRPr="00415FAD">
        <w:rPr>
          <w:rFonts w:cstheme="minorHAnsi"/>
          <w:szCs w:val="24"/>
        </w:rPr>
        <w:t xml:space="preserve"> to watch newly</w:t>
      </w:r>
      <w:r w:rsidR="002D78A3" w:rsidRPr="00415FAD">
        <w:rPr>
          <w:rFonts w:cstheme="minorHAnsi"/>
          <w:szCs w:val="24"/>
        </w:rPr>
        <w:t>-</w:t>
      </w:r>
      <w:r w:rsidRPr="00415FAD">
        <w:rPr>
          <w:rFonts w:cstheme="minorHAnsi"/>
          <w:szCs w:val="24"/>
        </w:rPr>
        <w:t>released films.</w:t>
      </w:r>
    </w:p>
    <w:p w14:paraId="6767E00B" w14:textId="23DE0068" w:rsidR="002B52B6" w:rsidRPr="00415FAD" w:rsidRDefault="002B52B6" w:rsidP="002B52B6">
      <w:pPr>
        <w:rPr>
          <w:rFonts w:cstheme="minorHAnsi"/>
          <w:szCs w:val="24"/>
        </w:rPr>
      </w:pPr>
    </w:p>
    <w:p w14:paraId="16C26489" w14:textId="1557C501" w:rsidR="002B52B6" w:rsidRPr="00415FAD" w:rsidRDefault="002B52B6" w:rsidP="002B52B6">
      <w:pPr>
        <w:rPr>
          <w:rFonts w:cstheme="minorHAnsi"/>
          <w:szCs w:val="24"/>
        </w:rPr>
      </w:pPr>
      <w:r w:rsidRPr="00415FAD">
        <w:rPr>
          <w:rFonts w:cstheme="minorHAnsi"/>
          <w:szCs w:val="24"/>
        </w:rPr>
        <w:tab/>
        <w:t xml:space="preserve">Additionally, movie producers are finding </w:t>
      </w:r>
      <w:r w:rsidR="002D78A3" w:rsidRPr="00415FAD">
        <w:rPr>
          <w:rFonts w:cstheme="minorHAnsi"/>
          <w:szCs w:val="24"/>
        </w:rPr>
        <w:t>other venues</w:t>
      </w:r>
      <w:r w:rsidRPr="00415FAD">
        <w:rPr>
          <w:rFonts w:cstheme="minorHAnsi"/>
          <w:szCs w:val="24"/>
        </w:rPr>
        <w:t xml:space="preserve"> </w:t>
      </w:r>
      <w:r w:rsidR="002D78A3" w:rsidRPr="00415FAD">
        <w:rPr>
          <w:rFonts w:cstheme="minorHAnsi"/>
          <w:szCs w:val="24"/>
        </w:rPr>
        <w:t>to sell films to</w:t>
      </w:r>
      <w:r w:rsidRPr="00415FAD">
        <w:rPr>
          <w:rFonts w:cstheme="minorHAnsi"/>
          <w:szCs w:val="24"/>
        </w:rPr>
        <w:t xml:space="preserve"> shortly after </w:t>
      </w:r>
      <w:r w:rsidR="002D78A3" w:rsidRPr="00415FAD">
        <w:rPr>
          <w:rFonts w:cstheme="minorHAnsi"/>
          <w:szCs w:val="24"/>
        </w:rPr>
        <w:t xml:space="preserve">their </w:t>
      </w:r>
      <w:r w:rsidRPr="00415FAD">
        <w:rPr>
          <w:rFonts w:cstheme="minorHAnsi"/>
          <w:szCs w:val="24"/>
        </w:rPr>
        <w:t>release</w:t>
      </w:r>
      <w:r w:rsidR="002D78A3" w:rsidRPr="00415FAD">
        <w:rPr>
          <w:rFonts w:cstheme="minorHAnsi"/>
          <w:szCs w:val="24"/>
        </w:rPr>
        <w:t>.</w:t>
      </w:r>
      <w:r w:rsidRPr="00415FAD">
        <w:rPr>
          <w:rFonts w:cstheme="minorHAnsi"/>
          <w:szCs w:val="24"/>
        </w:rPr>
        <w:t xml:space="preserve"> </w:t>
      </w:r>
      <w:r w:rsidR="002D78A3" w:rsidRPr="00415FAD">
        <w:rPr>
          <w:rFonts w:cstheme="minorHAnsi"/>
          <w:szCs w:val="24"/>
        </w:rPr>
        <w:t xml:space="preserve">For </w:t>
      </w:r>
      <w:r w:rsidRPr="00415FAD">
        <w:rPr>
          <w:rFonts w:cstheme="minorHAnsi"/>
          <w:szCs w:val="24"/>
        </w:rPr>
        <w:t>example</w:t>
      </w:r>
      <w:r w:rsidR="002D78A3" w:rsidRPr="00415FAD">
        <w:rPr>
          <w:rFonts w:cstheme="minorHAnsi"/>
          <w:szCs w:val="24"/>
        </w:rPr>
        <w:t>, the</w:t>
      </w:r>
      <w:r w:rsidRPr="00415FAD">
        <w:rPr>
          <w:rFonts w:cstheme="minorHAnsi"/>
          <w:szCs w:val="24"/>
        </w:rPr>
        <w:t xml:space="preserve"> airline</w:t>
      </w:r>
      <w:r w:rsidR="002D78A3" w:rsidRPr="00415FAD">
        <w:rPr>
          <w:rFonts w:cstheme="minorHAnsi"/>
          <w:szCs w:val="24"/>
        </w:rPr>
        <w:t xml:space="preserve"> industry; it is likely frequent flyers will</w:t>
      </w:r>
      <w:r w:rsidRPr="00415FAD">
        <w:rPr>
          <w:rFonts w:cstheme="minorHAnsi"/>
          <w:szCs w:val="24"/>
        </w:rPr>
        <w:t xml:space="preserve"> </w:t>
      </w:r>
      <w:r w:rsidR="002D78A3" w:rsidRPr="00415FAD">
        <w:rPr>
          <w:rFonts w:cstheme="minorHAnsi"/>
          <w:szCs w:val="24"/>
        </w:rPr>
        <w:t xml:space="preserve">visit movie </w:t>
      </w:r>
      <w:r w:rsidR="00A952B8" w:rsidRPr="00415FAD">
        <w:rPr>
          <w:rFonts w:cstheme="minorHAnsi"/>
          <w:szCs w:val="24"/>
        </w:rPr>
        <w:t>theater</w:t>
      </w:r>
      <w:r w:rsidR="002D78A3" w:rsidRPr="00415FAD">
        <w:rPr>
          <w:rFonts w:cstheme="minorHAnsi"/>
          <w:szCs w:val="24"/>
        </w:rPr>
        <w:t>s less if</w:t>
      </w:r>
      <w:r w:rsidRPr="00415FAD">
        <w:rPr>
          <w:rFonts w:cstheme="minorHAnsi"/>
          <w:szCs w:val="24"/>
        </w:rPr>
        <w:t xml:space="preserve"> they have already seen </w:t>
      </w:r>
      <w:r w:rsidR="002D78A3" w:rsidRPr="00415FAD">
        <w:rPr>
          <w:rFonts w:cstheme="minorHAnsi"/>
          <w:szCs w:val="24"/>
        </w:rPr>
        <w:t>a film</w:t>
      </w:r>
      <w:r w:rsidRPr="00415FAD">
        <w:rPr>
          <w:rFonts w:cstheme="minorHAnsi"/>
          <w:szCs w:val="24"/>
        </w:rPr>
        <w:t xml:space="preserve"> </w:t>
      </w:r>
      <w:r w:rsidR="002D78A3" w:rsidRPr="00415FAD">
        <w:rPr>
          <w:rFonts w:cstheme="minorHAnsi"/>
          <w:szCs w:val="24"/>
        </w:rPr>
        <w:t>en route</w:t>
      </w:r>
      <w:r w:rsidRPr="00415FAD">
        <w:rPr>
          <w:rFonts w:cstheme="minorHAnsi"/>
          <w:szCs w:val="24"/>
        </w:rPr>
        <w:t xml:space="preserve">. </w:t>
      </w:r>
    </w:p>
    <w:p w14:paraId="361ABAC8" w14:textId="20BFD897" w:rsidR="002B52B6" w:rsidRPr="00415FAD" w:rsidRDefault="002B52B6" w:rsidP="002B52B6">
      <w:pPr>
        <w:rPr>
          <w:rFonts w:cstheme="minorHAnsi"/>
          <w:szCs w:val="24"/>
        </w:rPr>
      </w:pPr>
    </w:p>
    <w:p w14:paraId="7AE4E8A7" w14:textId="51559EB8" w:rsidR="002B52B6" w:rsidRPr="00415FAD" w:rsidRDefault="002B52B6" w:rsidP="002B52B6">
      <w:pPr>
        <w:rPr>
          <w:rFonts w:cstheme="minorHAnsi"/>
          <w:szCs w:val="24"/>
          <w:u w:val="single"/>
        </w:rPr>
      </w:pPr>
      <w:r w:rsidRPr="00415FAD">
        <w:rPr>
          <w:rFonts w:cstheme="minorHAnsi"/>
          <w:szCs w:val="24"/>
          <w:u w:val="single"/>
        </w:rPr>
        <w:t>Opportunities</w:t>
      </w:r>
    </w:p>
    <w:p w14:paraId="5CB6D4A1" w14:textId="4BCCDF59" w:rsidR="002B52B6" w:rsidRPr="00415FAD" w:rsidRDefault="002B52B6" w:rsidP="002B52B6">
      <w:pPr>
        <w:rPr>
          <w:rFonts w:cstheme="minorHAnsi"/>
          <w:szCs w:val="24"/>
        </w:rPr>
      </w:pPr>
    </w:p>
    <w:p w14:paraId="0DA12876" w14:textId="3C6A96EA" w:rsidR="002B52B6" w:rsidRPr="00415FAD" w:rsidRDefault="002B52B6" w:rsidP="002B52B6">
      <w:pPr>
        <w:rPr>
          <w:rFonts w:cstheme="minorHAnsi"/>
          <w:szCs w:val="24"/>
        </w:rPr>
      </w:pPr>
      <w:r w:rsidRPr="00415FAD">
        <w:rPr>
          <w:rFonts w:cstheme="minorHAnsi"/>
          <w:szCs w:val="24"/>
        </w:rPr>
        <w:tab/>
        <w:t xml:space="preserve">There are numerous opportunities </w:t>
      </w:r>
      <w:r w:rsidR="006A27C5" w:rsidRPr="00415FAD">
        <w:rPr>
          <w:rFonts w:cstheme="minorHAnsi"/>
          <w:szCs w:val="24"/>
        </w:rPr>
        <w:t>to make</w:t>
      </w:r>
      <w:r w:rsidRPr="00415FAD">
        <w:rPr>
          <w:rFonts w:cstheme="minorHAnsi"/>
          <w:szCs w:val="24"/>
        </w:rPr>
        <w:t xml:space="preserve"> the in-</w:t>
      </w:r>
      <w:r w:rsidR="00A952B8" w:rsidRPr="00415FAD">
        <w:rPr>
          <w:rFonts w:cstheme="minorHAnsi"/>
          <w:szCs w:val="24"/>
        </w:rPr>
        <w:t>theater</w:t>
      </w:r>
      <w:r w:rsidRPr="00415FAD">
        <w:rPr>
          <w:rFonts w:cstheme="minorHAnsi"/>
          <w:szCs w:val="24"/>
        </w:rPr>
        <w:t xml:space="preserve"> experience</w:t>
      </w:r>
      <w:r w:rsidR="006A27C5" w:rsidRPr="00415FAD">
        <w:rPr>
          <w:rFonts w:cstheme="minorHAnsi"/>
          <w:szCs w:val="24"/>
        </w:rPr>
        <w:t xml:space="preserve"> appealing, through a combination</w:t>
      </w:r>
      <w:r w:rsidR="00C6189C" w:rsidRPr="00415FAD">
        <w:rPr>
          <w:rFonts w:cstheme="minorHAnsi"/>
          <w:szCs w:val="24"/>
        </w:rPr>
        <w:t xml:space="preserve"> of</w:t>
      </w:r>
      <w:r w:rsidR="006A27C5" w:rsidRPr="00415FAD">
        <w:rPr>
          <w:rFonts w:cstheme="minorHAnsi"/>
          <w:szCs w:val="24"/>
        </w:rPr>
        <w:t xml:space="preserve"> </w:t>
      </w:r>
      <w:r w:rsidR="00A952B8" w:rsidRPr="00415FAD">
        <w:rPr>
          <w:rFonts w:cstheme="minorHAnsi"/>
          <w:szCs w:val="24"/>
        </w:rPr>
        <w:t>theater</w:t>
      </w:r>
      <w:r w:rsidR="006A27C5" w:rsidRPr="00415FAD">
        <w:rPr>
          <w:rFonts w:cstheme="minorHAnsi"/>
          <w:szCs w:val="24"/>
        </w:rPr>
        <w:t xml:space="preserve"> </w:t>
      </w:r>
      <w:r w:rsidRPr="00415FAD">
        <w:rPr>
          <w:rFonts w:cstheme="minorHAnsi"/>
          <w:szCs w:val="24"/>
        </w:rPr>
        <w:t>amenitie</w:t>
      </w:r>
      <w:r w:rsidR="006A27C5" w:rsidRPr="00415FAD">
        <w:rPr>
          <w:rFonts w:cstheme="minorHAnsi"/>
          <w:szCs w:val="24"/>
        </w:rPr>
        <w:t xml:space="preserve">s, film offerings, and </w:t>
      </w:r>
      <w:r w:rsidRPr="00415FAD">
        <w:rPr>
          <w:rFonts w:cstheme="minorHAnsi"/>
          <w:szCs w:val="24"/>
        </w:rPr>
        <w:t xml:space="preserve">food and beverage experiences. </w:t>
      </w:r>
      <w:r w:rsidR="006A27C5" w:rsidRPr="00415FAD">
        <w:rPr>
          <w:rFonts w:cstheme="minorHAnsi"/>
          <w:szCs w:val="24"/>
        </w:rPr>
        <w:t>These offerings allow</w:t>
      </w:r>
      <w:r w:rsidRPr="00415FAD">
        <w:rPr>
          <w:rFonts w:cstheme="minorHAnsi"/>
          <w:szCs w:val="24"/>
        </w:rPr>
        <w:t xml:space="preserve"> </w:t>
      </w:r>
      <w:r w:rsidR="006A27C5" w:rsidRPr="00415FAD">
        <w:rPr>
          <w:rFonts w:cstheme="minorHAnsi"/>
          <w:szCs w:val="24"/>
        </w:rPr>
        <w:t>consumers to</w:t>
      </w:r>
      <w:r w:rsidRPr="00415FAD">
        <w:rPr>
          <w:rFonts w:cstheme="minorHAnsi"/>
          <w:szCs w:val="24"/>
        </w:rPr>
        <w:t xml:space="preserve"> see </w:t>
      </w:r>
      <w:r w:rsidR="006A27C5" w:rsidRPr="00415FAD">
        <w:rPr>
          <w:rFonts w:cstheme="minorHAnsi"/>
          <w:szCs w:val="24"/>
        </w:rPr>
        <w:t xml:space="preserve">a </w:t>
      </w:r>
      <w:r w:rsidRPr="00415FAD">
        <w:rPr>
          <w:rFonts w:cstheme="minorHAnsi"/>
          <w:szCs w:val="24"/>
        </w:rPr>
        <w:t xml:space="preserve">movie </w:t>
      </w:r>
      <w:r w:rsidR="00A952B8" w:rsidRPr="00415FAD">
        <w:rPr>
          <w:rFonts w:cstheme="minorHAnsi"/>
          <w:szCs w:val="24"/>
        </w:rPr>
        <w:t>theater</w:t>
      </w:r>
      <w:r w:rsidRPr="00415FAD">
        <w:rPr>
          <w:rFonts w:cstheme="minorHAnsi"/>
          <w:szCs w:val="24"/>
        </w:rPr>
        <w:t xml:space="preserve"> as more of a “full evening” experience in</w:t>
      </w:r>
      <w:r w:rsidR="006A27C5" w:rsidRPr="00415FAD">
        <w:rPr>
          <w:rFonts w:cstheme="minorHAnsi"/>
          <w:szCs w:val="24"/>
        </w:rPr>
        <w:t xml:space="preserve"> one place for a shorter amount of travel time – </w:t>
      </w:r>
      <w:r w:rsidRPr="00415FAD">
        <w:rPr>
          <w:rFonts w:cstheme="minorHAnsi"/>
          <w:szCs w:val="24"/>
        </w:rPr>
        <w:t>therefore</w:t>
      </w:r>
      <w:r w:rsidR="006A27C5" w:rsidRPr="00415FAD">
        <w:rPr>
          <w:rFonts w:cstheme="minorHAnsi"/>
          <w:szCs w:val="24"/>
        </w:rPr>
        <w:t>, they</w:t>
      </w:r>
      <w:r w:rsidRPr="00415FAD">
        <w:rPr>
          <w:rFonts w:cstheme="minorHAnsi"/>
          <w:szCs w:val="24"/>
        </w:rPr>
        <w:t xml:space="preserve"> may be more willing to </w:t>
      </w:r>
      <w:r w:rsidR="006A27C5" w:rsidRPr="00415FAD">
        <w:rPr>
          <w:rFonts w:cstheme="minorHAnsi"/>
          <w:szCs w:val="24"/>
        </w:rPr>
        <w:t>go out for entertainment instead</w:t>
      </w:r>
      <w:r w:rsidRPr="00415FAD">
        <w:rPr>
          <w:rFonts w:cstheme="minorHAnsi"/>
          <w:szCs w:val="24"/>
        </w:rPr>
        <w:t xml:space="preserve"> of staying in.</w:t>
      </w:r>
    </w:p>
    <w:p w14:paraId="52B2967A" w14:textId="6DFCAA52" w:rsidR="002B52B6" w:rsidRPr="00415FAD" w:rsidRDefault="002B52B6" w:rsidP="002B52B6">
      <w:pPr>
        <w:rPr>
          <w:rFonts w:cstheme="minorHAnsi"/>
          <w:szCs w:val="24"/>
        </w:rPr>
      </w:pPr>
    </w:p>
    <w:p w14:paraId="111EF1D8" w14:textId="37C57826" w:rsidR="00DC7B76" w:rsidRPr="00415FAD" w:rsidRDefault="00DC7B76" w:rsidP="002B52B6">
      <w:pPr>
        <w:rPr>
          <w:rFonts w:cstheme="minorHAnsi"/>
          <w:szCs w:val="24"/>
        </w:rPr>
      </w:pPr>
      <w:r w:rsidRPr="00415FAD">
        <w:rPr>
          <w:rFonts w:cstheme="minorHAnsi"/>
          <w:szCs w:val="24"/>
        </w:rPr>
        <w:tab/>
      </w:r>
      <w:r w:rsidR="006A27C5" w:rsidRPr="00415FAD">
        <w:rPr>
          <w:rFonts w:cstheme="minorHAnsi"/>
          <w:szCs w:val="24"/>
        </w:rPr>
        <w:t>New</w:t>
      </w:r>
      <w:r w:rsidR="00537AA5" w:rsidRPr="00415FAD">
        <w:rPr>
          <w:rFonts w:cstheme="minorHAnsi"/>
          <w:szCs w:val="24"/>
        </w:rPr>
        <w:t xml:space="preserve"> partnership opportunities</w:t>
      </w:r>
      <w:r w:rsidR="006A27C5" w:rsidRPr="00415FAD">
        <w:rPr>
          <w:rFonts w:cstheme="minorHAnsi"/>
          <w:szCs w:val="24"/>
        </w:rPr>
        <w:t xml:space="preserve"> could also work as a competitive advantage</w:t>
      </w:r>
      <w:r w:rsidR="00537AA5" w:rsidRPr="00415FAD">
        <w:rPr>
          <w:rFonts w:cstheme="minorHAnsi"/>
          <w:szCs w:val="24"/>
        </w:rPr>
        <w:t xml:space="preserve">. </w:t>
      </w:r>
      <w:r w:rsidR="006A27C5" w:rsidRPr="00415FAD">
        <w:rPr>
          <w:rFonts w:cstheme="minorHAnsi"/>
          <w:szCs w:val="24"/>
        </w:rPr>
        <w:t xml:space="preserve">Movie </w:t>
      </w:r>
      <w:r w:rsidR="00A952B8" w:rsidRPr="00415FAD">
        <w:rPr>
          <w:rFonts w:cstheme="minorHAnsi"/>
          <w:szCs w:val="24"/>
        </w:rPr>
        <w:t>theater</w:t>
      </w:r>
      <w:r w:rsidR="006A27C5" w:rsidRPr="00415FAD">
        <w:rPr>
          <w:rFonts w:cstheme="minorHAnsi"/>
          <w:szCs w:val="24"/>
        </w:rPr>
        <w:t>s can partner with content creators and film studios to provide exclusive video content, such as</w:t>
      </w:r>
      <w:r w:rsidR="00537AA5" w:rsidRPr="00415FAD">
        <w:rPr>
          <w:rFonts w:cstheme="minorHAnsi"/>
          <w:szCs w:val="24"/>
        </w:rPr>
        <w:t xml:space="preserve"> mini</w:t>
      </w:r>
      <w:r w:rsidR="006A27C5" w:rsidRPr="00415FAD">
        <w:rPr>
          <w:rFonts w:cstheme="minorHAnsi"/>
          <w:szCs w:val="24"/>
        </w:rPr>
        <w:t xml:space="preserve"> film </w:t>
      </w:r>
      <w:r w:rsidR="00537AA5" w:rsidRPr="00415FAD">
        <w:rPr>
          <w:rFonts w:cstheme="minorHAnsi"/>
          <w:szCs w:val="24"/>
        </w:rPr>
        <w:t xml:space="preserve">series or movie viewings that aren’t </w:t>
      </w:r>
      <w:r w:rsidR="006A27C5" w:rsidRPr="00415FAD">
        <w:rPr>
          <w:rFonts w:cstheme="minorHAnsi"/>
          <w:szCs w:val="24"/>
        </w:rPr>
        <w:t>available through other</w:t>
      </w:r>
      <w:r w:rsidR="00537AA5" w:rsidRPr="00415FAD">
        <w:rPr>
          <w:rFonts w:cstheme="minorHAnsi"/>
          <w:szCs w:val="24"/>
        </w:rPr>
        <w:t xml:space="preserve"> platforms</w:t>
      </w:r>
      <w:r w:rsidR="006A27C5" w:rsidRPr="00415FAD">
        <w:rPr>
          <w:rFonts w:cstheme="minorHAnsi"/>
          <w:szCs w:val="24"/>
        </w:rPr>
        <w:t xml:space="preserve"> or competitors</w:t>
      </w:r>
      <w:r w:rsidR="00537AA5" w:rsidRPr="00415FAD">
        <w:rPr>
          <w:rFonts w:cstheme="minorHAnsi"/>
          <w:szCs w:val="24"/>
        </w:rPr>
        <w:t xml:space="preserve">. The rise of “binge” viewing could extend to an opportunity where a series could be released through a movie </w:t>
      </w:r>
      <w:r w:rsidR="00A952B8" w:rsidRPr="00415FAD">
        <w:rPr>
          <w:rFonts w:cstheme="minorHAnsi"/>
          <w:szCs w:val="24"/>
        </w:rPr>
        <w:t>theater</w:t>
      </w:r>
      <w:r w:rsidR="00537AA5" w:rsidRPr="00415FAD">
        <w:rPr>
          <w:rFonts w:cstheme="minorHAnsi"/>
          <w:szCs w:val="24"/>
        </w:rPr>
        <w:t xml:space="preserve"> earlier th</w:t>
      </w:r>
      <w:r w:rsidR="00C6189C" w:rsidRPr="00415FAD">
        <w:rPr>
          <w:rFonts w:cstheme="minorHAnsi"/>
          <w:szCs w:val="24"/>
        </w:rPr>
        <w:t>a</w:t>
      </w:r>
      <w:r w:rsidR="00537AA5" w:rsidRPr="00415FAD">
        <w:rPr>
          <w:rFonts w:cstheme="minorHAnsi"/>
          <w:szCs w:val="24"/>
        </w:rPr>
        <w:t>n at home platforms.</w:t>
      </w:r>
    </w:p>
    <w:p w14:paraId="60BA67DF" w14:textId="77777777" w:rsidR="00C6189C" w:rsidRPr="00415FAD" w:rsidRDefault="00C6189C" w:rsidP="002B52B6">
      <w:pPr>
        <w:rPr>
          <w:rFonts w:cstheme="minorHAnsi"/>
          <w:szCs w:val="24"/>
        </w:rPr>
      </w:pPr>
    </w:p>
    <w:p w14:paraId="2B457E9A" w14:textId="0BDD72C6" w:rsidR="002B52B6" w:rsidRPr="00415FAD" w:rsidRDefault="00537AA5" w:rsidP="002B52B6">
      <w:pPr>
        <w:rPr>
          <w:rFonts w:cstheme="minorHAnsi"/>
          <w:szCs w:val="24"/>
        </w:rPr>
      </w:pPr>
      <w:r w:rsidRPr="00415FAD">
        <w:rPr>
          <w:rFonts w:cstheme="minorHAnsi"/>
          <w:szCs w:val="24"/>
        </w:rPr>
        <w:tab/>
      </w:r>
      <w:r w:rsidR="00A952B8" w:rsidRPr="00415FAD">
        <w:rPr>
          <w:rFonts w:cstheme="minorHAnsi"/>
          <w:szCs w:val="24"/>
        </w:rPr>
        <w:t>Theater</w:t>
      </w:r>
      <w:r w:rsidRPr="00415FAD">
        <w:rPr>
          <w:rFonts w:cstheme="minorHAnsi"/>
          <w:szCs w:val="24"/>
        </w:rPr>
        <w:t>s also have an opportunity to offer special “experience” evenings for particular movies. These could be “watch parties</w:t>
      </w:r>
      <w:r w:rsidR="006A27C5" w:rsidRPr="00415FAD">
        <w:rPr>
          <w:rFonts w:cstheme="minorHAnsi"/>
          <w:szCs w:val="24"/>
        </w:rPr>
        <w:t>,” “fan events,”</w:t>
      </w:r>
      <w:r w:rsidRPr="00415FAD">
        <w:rPr>
          <w:rFonts w:cstheme="minorHAnsi"/>
          <w:szCs w:val="24"/>
        </w:rPr>
        <w:t xml:space="preserve"> or other offerings that focus on the social aspect of the film and encourage consumers to interact with the </w:t>
      </w:r>
      <w:r w:rsidR="00A952B8" w:rsidRPr="00415FAD">
        <w:rPr>
          <w:rFonts w:cstheme="minorHAnsi"/>
          <w:szCs w:val="24"/>
        </w:rPr>
        <w:t>theater</w:t>
      </w:r>
      <w:r w:rsidRPr="00415FAD">
        <w:rPr>
          <w:rFonts w:cstheme="minorHAnsi"/>
          <w:szCs w:val="24"/>
        </w:rPr>
        <w:t xml:space="preserve"> in different ways then traditionally done.</w:t>
      </w:r>
    </w:p>
    <w:p w14:paraId="3085F37D" w14:textId="77777777" w:rsidR="00104365" w:rsidRPr="00415FAD" w:rsidRDefault="00104365" w:rsidP="00104365">
      <w:pPr>
        <w:rPr>
          <w:rFonts w:cstheme="minorHAnsi"/>
          <w:szCs w:val="24"/>
        </w:rPr>
      </w:pPr>
    </w:p>
    <w:p w14:paraId="517C3911" w14:textId="26341E2B" w:rsidR="006A2CD4" w:rsidRPr="00415FAD" w:rsidRDefault="008C75DA" w:rsidP="00537AA5">
      <w:pPr>
        <w:pStyle w:val="Heading3"/>
        <w:numPr>
          <w:ilvl w:val="0"/>
          <w:numId w:val="26"/>
        </w:numPr>
        <w:spacing w:after="120" w:line="276" w:lineRule="auto"/>
        <w:rPr>
          <w:rFonts w:cstheme="minorHAnsi"/>
        </w:rPr>
      </w:pPr>
      <w:bookmarkStart w:id="279" w:name="_Toc500048522"/>
      <w:r w:rsidRPr="00415FAD">
        <w:rPr>
          <w:rFonts w:cstheme="minorHAnsi"/>
        </w:rPr>
        <w:t>Cinemark</w:t>
      </w:r>
      <w:r w:rsidR="006A2CD4" w:rsidRPr="00415FAD">
        <w:rPr>
          <w:rFonts w:cstheme="minorHAnsi"/>
        </w:rPr>
        <w:t xml:space="preserve"> (and sub brands) vs Top tier competitors</w:t>
      </w:r>
      <w:bookmarkEnd w:id="279"/>
    </w:p>
    <w:p w14:paraId="6CFE70B9" w14:textId="387626AC" w:rsidR="00537AA5" w:rsidRPr="00415FAD" w:rsidRDefault="00C60631" w:rsidP="00581186">
      <w:pPr>
        <w:pStyle w:val="ListParagraph"/>
        <w:ind w:left="0" w:firstLine="720"/>
        <w:rPr>
          <w:rFonts w:asciiTheme="minorHAnsi" w:hAnsiTheme="minorHAnsi" w:cstheme="minorHAnsi"/>
          <w:sz w:val="24"/>
          <w:szCs w:val="24"/>
        </w:rPr>
      </w:pPr>
      <w:r w:rsidRPr="00415FAD">
        <w:rPr>
          <w:rFonts w:asciiTheme="minorHAnsi" w:hAnsiTheme="minorHAnsi" w:cstheme="minorHAnsi"/>
          <w:sz w:val="24"/>
          <w:szCs w:val="24"/>
        </w:rPr>
        <w:t xml:space="preserve">The domestic movie theater </w:t>
      </w:r>
      <w:r w:rsidR="006A27C5" w:rsidRPr="00415FAD">
        <w:rPr>
          <w:rFonts w:asciiTheme="minorHAnsi" w:hAnsiTheme="minorHAnsi" w:cstheme="minorHAnsi"/>
          <w:sz w:val="24"/>
          <w:szCs w:val="24"/>
        </w:rPr>
        <w:t xml:space="preserve">industry </w:t>
      </w:r>
      <w:r w:rsidRPr="00415FAD">
        <w:rPr>
          <w:rFonts w:asciiTheme="minorHAnsi" w:hAnsiTheme="minorHAnsi" w:cstheme="minorHAnsi"/>
          <w:sz w:val="24"/>
          <w:szCs w:val="24"/>
        </w:rPr>
        <w:t xml:space="preserve">is made up of </w:t>
      </w:r>
      <w:r w:rsidR="00581186" w:rsidRPr="00415FAD">
        <w:rPr>
          <w:rFonts w:asciiTheme="minorHAnsi" w:hAnsiTheme="minorHAnsi" w:cstheme="minorHAnsi"/>
          <w:sz w:val="24"/>
          <w:szCs w:val="24"/>
        </w:rPr>
        <w:t xml:space="preserve">numerous players, but dominated by a set of three firms. The 3 firms make up over half of the total market share available domestically. </w:t>
      </w:r>
    </w:p>
    <w:p w14:paraId="1887DBDC" w14:textId="201710B7" w:rsidR="00581186" w:rsidRPr="00415FAD" w:rsidRDefault="00581186" w:rsidP="00581186">
      <w:pPr>
        <w:pStyle w:val="ListParagraph"/>
        <w:ind w:left="0" w:firstLine="720"/>
        <w:rPr>
          <w:rFonts w:asciiTheme="minorHAnsi" w:hAnsiTheme="minorHAnsi" w:cstheme="minorHAnsi"/>
          <w:sz w:val="24"/>
          <w:szCs w:val="24"/>
        </w:rPr>
      </w:pPr>
    </w:p>
    <w:p w14:paraId="2FE90D54" w14:textId="5A504E77" w:rsidR="00581186" w:rsidRPr="00415FAD" w:rsidRDefault="00581186" w:rsidP="00581186">
      <w:pPr>
        <w:pStyle w:val="ListParagraph"/>
        <w:ind w:left="0" w:firstLine="720"/>
        <w:rPr>
          <w:rFonts w:asciiTheme="minorHAnsi" w:hAnsiTheme="minorHAnsi" w:cstheme="minorHAnsi"/>
          <w:sz w:val="24"/>
          <w:szCs w:val="24"/>
        </w:rPr>
      </w:pPr>
      <w:r w:rsidRPr="00415FAD">
        <w:rPr>
          <w:rFonts w:asciiTheme="minorHAnsi" w:hAnsiTheme="minorHAnsi" w:cstheme="minorHAnsi"/>
          <w:sz w:val="24"/>
          <w:szCs w:val="24"/>
        </w:rPr>
        <w:t xml:space="preserve">All three competitors offer the same product and experiences, so threats and opportunities extend across the three firms. </w:t>
      </w:r>
    </w:p>
    <w:p w14:paraId="25A6353E" w14:textId="77777777" w:rsidR="006A2CD4" w:rsidRPr="00415FAD" w:rsidRDefault="006A2CD4" w:rsidP="00DF5BB1">
      <w:pPr>
        <w:pStyle w:val="Heading2"/>
        <w:spacing w:after="120" w:line="276" w:lineRule="auto"/>
        <w:rPr>
          <w:rFonts w:asciiTheme="minorHAnsi" w:hAnsiTheme="minorHAnsi" w:cstheme="minorHAnsi"/>
          <w:szCs w:val="24"/>
        </w:rPr>
      </w:pPr>
      <w:bookmarkStart w:id="280" w:name="_Toc500048523"/>
      <w:r w:rsidRPr="00415FAD">
        <w:rPr>
          <w:rFonts w:asciiTheme="minorHAnsi" w:hAnsiTheme="minorHAnsi" w:cstheme="minorHAnsi"/>
          <w:b/>
          <w:szCs w:val="24"/>
        </w:rPr>
        <w:lastRenderedPageBreak/>
        <w:t>Analysis</w:t>
      </w:r>
      <w:bookmarkEnd w:id="280"/>
    </w:p>
    <w:p w14:paraId="74554CDC" w14:textId="168B981D" w:rsidR="006A2CD4" w:rsidRPr="00415FAD" w:rsidRDefault="006A2CD4" w:rsidP="00104365">
      <w:pPr>
        <w:pStyle w:val="Heading3"/>
        <w:spacing w:after="120" w:line="276" w:lineRule="auto"/>
        <w:rPr>
          <w:rFonts w:cstheme="minorHAnsi"/>
        </w:rPr>
      </w:pPr>
      <w:bookmarkStart w:id="281" w:name="_Toc500048524"/>
      <w:r w:rsidRPr="00415FAD">
        <w:rPr>
          <w:rFonts w:cstheme="minorHAnsi"/>
        </w:rPr>
        <w:t xml:space="preserve">1) </w:t>
      </w:r>
      <w:r w:rsidR="00581186" w:rsidRPr="00415FAD">
        <w:rPr>
          <w:rFonts w:cstheme="minorHAnsi"/>
        </w:rPr>
        <w:t xml:space="preserve">Movie </w:t>
      </w:r>
      <w:r w:rsidR="00A952B8" w:rsidRPr="00415FAD">
        <w:rPr>
          <w:rFonts w:cstheme="minorHAnsi"/>
        </w:rPr>
        <w:t>Theater</w:t>
      </w:r>
      <w:r w:rsidR="00581186" w:rsidRPr="00415FAD">
        <w:rPr>
          <w:rFonts w:cstheme="minorHAnsi"/>
        </w:rPr>
        <w:t xml:space="preserve">s and </w:t>
      </w:r>
      <w:r w:rsidR="00C6189C" w:rsidRPr="00415FAD">
        <w:rPr>
          <w:rFonts w:cstheme="minorHAnsi"/>
        </w:rPr>
        <w:t>PODV</w:t>
      </w:r>
      <w:r w:rsidR="00581186" w:rsidRPr="00415FAD">
        <w:rPr>
          <w:rFonts w:cstheme="minorHAnsi"/>
        </w:rPr>
        <w:t xml:space="preserve"> Amongst Customers</w:t>
      </w:r>
      <w:bookmarkEnd w:id="281"/>
    </w:p>
    <w:p w14:paraId="3A9CD914" w14:textId="77777777" w:rsidR="002C0941" w:rsidRPr="00415FAD" w:rsidRDefault="002C0941" w:rsidP="00581186">
      <w:pPr>
        <w:rPr>
          <w:rFonts w:cstheme="minorHAnsi"/>
          <w:szCs w:val="24"/>
        </w:rPr>
      </w:pPr>
    </w:p>
    <w:p w14:paraId="288747E8" w14:textId="00063D5E" w:rsidR="002C0941" w:rsidRPr="00415FAD" w:rsidRDefault="002C0941" w:rsidP="00581186">
      <w:pPr>
        <w:rPr>
          <w:rFonts w:cstheme="minorHAnsi"/>
          <w:szCs w:val="24"/>
        </w:rPr>
      </w:pPr>
      <w:r w:rsidRPr="00415FAD">
        <w:rPr>
          <w:rFonts w:cstheme="minorHAnsi"/>
          <w:szCs w:val="24"/>
        </w:rPr>
        <w:tab/>
        <w:t xml:space="preserve">The survey data starts by looking at how often individuals are visiting any movie </w:t>
      </w:r>
      <w:r w:rsidR="00A952B8" w:rsidRPr="00415FAD">
        <w:rPr>
          <w:rFonts w:cstheme="minorHAnsi"/>
          <w:szCs w:val="24"/>
        </w:rPr>
        <w:t>theater</w:t>
      </w:r>
      <w:r w:rsidRPr="00415FAD">
        <w:rPr>
          <w:rFonts w:cstheme="minorHAnsi"/>
          <w:szCs w:val="24"/>
        </w:rPr>
        <w:t xml:space="preserve"> (not </w:t>
      </w:r>
      <w:r w:rsidR="00222161" w:rsidRPr="00415FAD">
        <w:rPr>
          <w:rFonts w:cstheme="minorHAnsi"/>
          <w:szCs w:val="24"/>
        </w:rPr>
        <w:t xml:space="preserve">only a </w:t>
      </w:r>
      <w:r w:rsidR="008C75DA" w:rsidRPr="00415FAD">
        <w:rPr>
          <w:rFonts w:cstheme="minorHAnsi"/>
          <w:szCs w:val="24"/>
        </w:rPr>
        <w:t>Cinemark</w:t>
      </w:r>
      <w:r w:rsidR="00222161" w:rsidRPr="00415FAD">
        <w:rPr>
          <w:rFonts w:cstheme="minorHAnsi"/>
          <w:szCs w:val="24"/>
        </w:rPr>
        <w:t xml:space="preserve"> location</w:t>
      </w:r>
      <w:r w:rsidRPr="00415FAD">
        <w:rPr>
          <w:rFonts w:cstheme="minorHAnsi"/>
          <w:szCs w:val="24"/>
        </w:rPr>
        <w:t>). As Figure 7 outlines below</w:t>
      </w:r>
      <w:r w:rsidR="00442CB4" w:rsidRPr="00415FAD">
        <w:rPr>
          <w:rFonts w:cstheme="minorHAnsi"/>
          <w:szCs w:val="24"/>
        </w:rPr>
        <w:t>,</w:t>
      </w:r>
      <w:r w:rsidRPr="00415FAD">
        <w:rPr>
          <w:rFonts w:cstheme="minorHAnsi"/>
          <w:szCs w:val="24"/>
        </w:rPr>
        <w:t xml:space="preserve"> </w:t>
      </w:r>
      <w:r w:rsidR="00222161" w:rsidRPr="00415FAD">
        <w:rPr>
          <w:rFonts w:cstheme="minorHAnsi"/>
          <w:szCs w:val="24"/>
        </w:rPr>
        <w:t>approximately 25% of the</w:t>
      </w:r>
      <w:r w:rsidRPr="00415FAD">
        <w:rPr>
          <w:rFonts w:cstheme="minorHAnsi"/>
          <w:szCs w:val="24"/>
        </w:rPr>
        <w:t xml:space="preserve"> </w:t>
      </w:r>
      <w:r w:rsidR="00222161" w:rsidRPr="00415FAD">
        <w:rPr>
          <w:rFonts w:cstheme="minorHAnsi"/>
          <w:szCs w:val="24"/>
        </w:rPr>
        <w:t>survey respondents</w:t>
      </w:r>
      <w:r w:rsidRPr="00415FAD">
        <w:rPr>
          <w:rFonts w:cstheme="minorHAnsi"/>
          <w:szCs w:val="24"/>
        </w:rPr>
        <w:t xml:space="preserve"> have visited a movie </w:t>
      </w:r>
      <w:r w:rsidR="00A952B8" w:rsidRPr="00415FAD">
        <w:rPr>
          <w:rFonts w:cstheme="minorHAnsi"/>
          <w:szCs w:val="24"/>
        </w:rPr>
        <w:t>theater</w:t>
      </w:r>
      <w:r w:rsidRPr="00415FAD">
        <w:rPr>
          <w:rFonts w:cstheme="minorHAnsi"/>
          <w:szCs w:val="24"/>
        </w:rPr>
        <w:t xml:space="preserve"> in the last three months. The other </w:t>
      </w:r>
      <w:r w:rsidR="00222161" w:rsidRPr="00415FAD">
        <w:rPr>
          <w:rFonts w:cstheme="minorHAnsi"/>
          <w:szCs w:val="24"/>
        </w:rPr>
        <w:t>75%</w:t>
      </w:r>
      <w:r w:rsidRPr="00415FAD">
        <w:rPr>
          <w:rFonts w:cstheme="minorHAnsi"/>
          <w:szCs w:val="24"/>
        </w:rPr>
        <w:t xml:space="preserve"> have visited a movie </w:t>
      </w:r>
      <w:r w:rsidR="00A952B8" w:rsidRPr="00415FAD">
        <w:rPr>
          <w:rFonts w:cstheme="minorHAnsi"/>
          <w:szCs w:val="24"/>
        </w:rPr>
        <w:t>theater</w:t>
      </w:r>
      <w:r w:rsidRPr="00415FAD">
        <w:rPr>
          <w:rFonts w:cstheme="minorHAnsi"/>
          <w:szCs w:val="24"/>
        </w:rPr>
        <w:t xml:space="preserve"> within the last year.</w:t>
      </w:r>
    </w:p>
    <w:p w14:paraId="6D30D677" w14:textId="72119B7F" w:rsidR="002C0941" w:rsidRPr="00415FAD" w:rsidRDefault="00581186" w:rsidP="00581186">
      <w:pPr>
        <w:rPr>
          <w:rFonts w:cstheme="minorHAnsi"/>
          <w:szCs w:val="24"/>
        </w:rPr>
      </w:pPr>
      <w:r w:rsidRPr="00415FAD">
        <w:rPr>
          <w:rFonts w:cstheme="minorHAnsi"/>
          <w:szCs w:val="24"/>
        </w:rPr>
        <w:tab/>
      </w:r>
    </w:p>
    <w:p w14:paraId="6211AEB4" w14:textId="060E49C6" w:rsidR="002C0941" w:rsidRPr="00415FAD" w:rsidRDefault="002C0941" w:rsidP="00581186">
      <w:pPr>
        <w:rPr>
          <w:rFonts w:cstheme="minorHAnsi"/>
          <w:szCs w:val="24"/>
        </w:rPr>
      </w:pPr>
      <w:r w:rsidRPr="00415FAD">
        <w:rPr>
          <w:rFonts w:cstheme="minorHAnsi"/>
          <w:noProof/>
          <w:szCs w:val="24"/>
          <w:rPrChange w:id="282" w:author="Travis Kemp" w:date="2017-12-03T07:02:00Z">
            <w:rPr>
              <w:rFonts w:cstheme="minorHAnsi"/>
              <w:noProof/>
              <w:szCs w:val="24"/>
            </w:rPr>
          </w:rPrChange>
        </w:rPr>
        <w:drawing>
          <wp:inline distT="0" distB="0" distL="0" distR="0" wp14:anchorId="49835A9D" wp14:editId="30F8D79B">
            <wp:extent cx="5486400" cy="302455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 Movie Viewing Frequency - Theatre.png"/>
                    <pic:cNvPicPr/>
                  </pic:nvPicPr>
                  <pic:blipFill rotWithShape="1">
                    <a:blip r:embed="rId17" cstate="print">
                      <a:extLst>
                        <a:ext uri="{28A0092B-C50C-407E-A947-70E740481C1C}">
                          <a14:useLocalDpi xmlns:a14="http://schemas.microsoft.com/office/drawing/2010/main" val="0"/>
                        </a:ext>
                      </a:extLst>
                    </a:blip>
                    <a:srcRect b="4662"/>
                    <a:stretch/>
                  </pic:blipFill>
                  <pic:spPr bwMode="auto">
                    <a:xfrm>
                      <a:off x="0" y="0"/>
                      <a:ext cx="5486400" cy="3024554"/>
                    </a:xfrm>
                    <a:prstGeom prst="rect">
                      <a:avLst/>
                    </a:prstGeom>
                    <a:ln>
                      <a:noFill/>
                    </a:ln>
                    <a:extLst>
                      <a:ext uri="{53640926-AAD7-44D8-BBD7-CCE9431645EC}">
                        <a14:shadowObscured xmlns:a14="http://schemas.microsoft.com/office/drawing/2010/main"/>
                      </a:ext>
                    </a:extLst>
                  </pic:spPr>
                </pic:pic>
              </a:graphicData>
            </a:graphic>
          </wp:inline>
        </w:drawing>
      </w:r>
    </w:p>
    <w:p w14:paraId="2DF9D025" w14:textId="7D867FB8" w:rsidR="002C0941" w:rsidRPr="00415FAD" w:rsidRDefault="002C0941" w:rsidP="00581186">
      <w:pPr>
        <w:rPr>
          <w:rFonts w:cstheme="minorHAnsi"/>
          <w:szCs w:val="24"/>
        </w:rPr>
      </w:pPr>
    </w:p>
    <w:p w14:paraId="2BDEBF0A" w14:textId="115CAD86" w:rsidR="002C0941" w:rsidRPr="00415FAD" w:rsidRDefault="002C0941" w:rsidP="002C0941">
      <w:pPr>
        <w:jc w:val="center"/>
        <w:rPr>
          <w:rFonts w:cstheme="minorHAnsi"/>
          <w:i/>
          <w:szCs w:val="24"/>
        </w:rPr>
      </w:pPr>
      <w:r w:rsidRPr="00415FAD">
        <w:rPr>
          <w:rFonts w:cstheme="minorHAnsi"/>
          <w:i/>
          <w:szCs w:val="24"/>
        </w:rPr>
        <w:t xml:space="preserve">Figure 7: Frequency of movie </w:t>
      </w:r>
      <w:r w:rsidR="00A952B8" w:rsidRPr="00415FAD">
        <w:rPr>
          <w:rFonts w:cstheme="minorHAnsi"/>
          <w:i/>
          <w:szCs w:val="24"/>
        </w:rPr>
        <w:t>theater</w:t>
      </w:r>
      <w:r w:rsidRPr="00415FAD">
        <w:rPr>
          <w:rFonts w:cstheme="minorHAnsi"/>
          <w:i/>
          <w:szCs w:val="24"/>
        </w:rPr>
        <w:t xml:space="preserve"> visits by survey respondents</w:t>
      </w:r>
      <w:r w:rsidR="002C537D" w:rsidRPr="00415FAD">
        <w:rPr>
          <w:rFonts w:cstheme="minorHAnsi"/>
          <w:i/>
          <w:szCs w:val="24"/>
        </w:rPr>
        <w:t xml:space="preserve"> (Tableau)</w:t>
      </w:r>
    </w:p>
    <w:p w14:paraId="4E2CD3C7" w14:textId="4398F62A" w:rsidR="002C0941" w:rsidRPr="00415FAD" w:rsidRDefault="002C0941" w:rsidP="002C0941">
      <w:pPr>
        <w:jc w:val="center"/>
        <w:rPr>
          <w:rFonts w:cstheme="minorHAnsi"/>
          <w:szCs w:val="24"/>
        </w:rPr>
      </w:pPr>
    </w:p>
    <w:p w14:paraId="7C3B99E2" w14:textId="76DAE621" w:rsidR="000E198E" w:rsidRPr="00415FAD" w:rsidRDefault="00222161" w:rsidP="00C6189C">
      <w:pPr>
        <w:ind w:firstLine="720"/>
        <w:rPr>
          <w:rFonts w:cstheme="minorHAnsi"/>
          <w:szCs w:val="24"/>
        </w:rPr>
      </w:pPr>
      <w:r w:rsidRPr="00415FAD">
        <w:rPr>
          <w:rFonts w:cstheme="minorHAnsi"/>
          <w:szCs w:val="24"/>
        </w:rPr>
        <w:t xml:space="preserve">In Figure 8, </w:t>
      </w:r>
      <w:r w:rsidR="003D1536" w:rsidRPr="00415FAD">
        <w:rPr>
          <w:rFonts w:cstheme="minorHAnsi"/>
          <w:szCs w:val="24"/>
        </w:rPr>
        <w:t xml:space="preserve">movie viewing frequency </w:t>
      </w:r>
      <w:r w:rsidRPr="00415FAD">
        <w:rPr>
          <w:rFonts w:cstheme="minorHAnsi"/>
          <w:szCs w:val="24"/>
        </w:rPr>
        <w:t>is further segmented by age demographic</w:t>
      </w:r>
      <w:r w:rsidR="003D1536" w:rsidRPr="00415FAD">
        <w:rPr>
          <w:rFonts w:cstheme="minorHAnsi"/>
          <w:szCs w:val="24"/>
        </w:rPr>
        <w:t xml:space="preserve">. It quickly becomes evident that </w:t>
      </w:r>
      <w:r w:rsidR="00442CB4" w:rsidRPr="00415FAD">
        <w:rPr>
          <w:rFonts w:cstheme="minorHAnsi"/>
          <w:szCs w:val="24"/>
        </w:rPr>
        <w:t>Young Professionals</w:t>
      </w:r>
      <w:r w:rsidR="003D1536" w:rsidRPr="00415FAD">
        <w:rPr>
          <w:rFonts w:cstheme="minorHAnsi"/>
          <w:szCs w:val="24"/>
        </w:rPr>
        <w:t xml:space="preserve"> are the largest and key drivers of </w:t>
      </w:r>
      <w:r w:rsidR="00A952B8" w:rsidRPr="00415FAD">
        <w:rPr>
          <w:rFonts w:cstheme="minorHAnsi"/>
          <w:szCs w:val="24"/>
        </w:rPr>
        <w:t>theater</w:t>
      </w:r>
      <w:r w:rsidR="003D1536" w:rsidRPr="00415FAD">
        <w:rPr>
          <w:rFonts w:cstheme="minorHAnsi"/>
          <w:szCs w:val="24"/>
        </w:rPr>
        <w:t xml:space="preserve"> traffic. This</w:t>
      </w:r>
      <w:r w:rsidR="006F7728" w:rsidRPr="00415FAD">
        <w:rPr>
          <w:rFonts w:cstheme="minorHAnsi"/>
          <w:szCs w:val="24"/>
        </w:rPr>
        <w:t xml:space="preserve"> is a strong indicator that this demographic should be</w:t>
      </w:r>
      <w:r w:rsidR="003D1536" w:rsidRPr="00415FAD">
        <w:rPr>
          <w:rFonts w:cstheme="minorHAnsi"/>
          <w:szCs w:val="24"/>
        </w:rPr>
        <w:t xml:space="preserve"> </w:t>
      </w:r>
      <w:r w:rsidR="006F7728" w:rsidRPr="00415FAD">
        <w:rPr>
          <w:rFonts w:cstheme="minorHAnsi"/>
          <w:szCs w:val="24"/>
        </w:rPr>
        <w:t xml:space="preserve">a top </w:t>
      </w:r>
      <w:r w:rsidR="003D1536" w:rsidRPr="00415FAD">
        <w:rPr>
          <w:rFonts w:cstheme="minorHAnsi"/>
          <w:szCs w:val="24"/>
        </w:rPr>
        <w:t xml:space="preserve">focus area of any </w:t>
      </w:r>
      <w:r w:rsidR="006F7728" w:rsidRPr="00415FAD">
        <w:rPr>
          <w:rFonts w:cstheme="minorHAnsi"/>
          <w:szCs w:val="24"/>
        </w:rPr>
        <w:t xml:space="preserve">business </w:t>
      </w:r>
      <w:r w:rsidR="003D1536" w:rsidRPr="00415FAD">
        <w:rPr>
          <w:rFonts w:cstheme="minorHAnsi"/>
          <w:szCs w:val="24"/>
        </w:rPr>
        <w:t>strategy</w:t>
      </w:r>
      <w:r w:rsidR="000E198E" w:rsidRPr="00415FAD">
        <w:rPr>
          <w:rFonts w:cstheme="minorHAnsi"/>
          <w:szCs w:val="24"/>
        </w:rPr>
        <w:t>.</w:t>
      </w:r>
    </w:p>
    <w:p w14:paraId="006F4589" w14:textId="4CCD54D0" w:rsidR="003D1536" w:rsidRPr="00415FAD" w:rsidRDefault="003D1536" w:rsidP="003D1536">
      <w:pPr>
        <w:rPr>
          <w:rFonts w:cstheme="minorHAnsi"/>
          <w:szCs w:val="24"/>
        </w:rPr>
      </w:pPr>
      <w:r w:rsidRPr="00415FAD">
        <w:rPr>
          <w:rFonts w:cstheme="minorHAnsi"/>
          <w:noProof/>
          <w:szCs w:val="24"/>
          <w:rPrChange w:id="283" w:author="Travis Kemp" w:date="2017-12-03T07:02:00Z">
            <w:rPr>
              <w:rFonts w:cstheme="minorHAnsi"/>
              <w:noProof/>
              <w:szCs w:val="24"/>
            </w:rPr>
          </w:rPrChange>
        </w:rPr>
        <w:lastRenderedPageBreak/>
        <w:drawing>
          <wp:inline distT="0" distB="0" distL="0" distR="0" wp14:anchorId="17502AE1" wp14:editId="5A5B5F8C">
            <wp:extent cx="5486400" cy="250745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 Moviegoers distribu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507456"/>
                    </a:xfrm>
                    <a:prstGeom prst="rect">
                      <a:avLst/>
                    </a:prstGeom>
                  </pic:spPr>
                </pic:pic>
              </a:graphicData>
            </a:graphic>
          </wp:inline>
        </w:drawing>
      </w:r>
    </w:p>
    <w:p w14:paraId="47CB413B" w14:textId="77777777" w:rsidR="003D1536" w:rsidRPr="00415FAD" w:rsidRDefault="003D1536" w:rsidP="003D1536">
      <w:pPr>
        <w:rPr>
          <w:rFonts w:cstheme="minorHAnsi"/>
          <w:szCs w:val="24"/>
        </w:rPr>
      </w:pPr>
    </w:p>
    <w:p w14:paraId="5B925192" w14:textId="21CA2E35" w:rsidR="003D1536" w:rsidRPr="00415FAD" w:rsidRDefault="003D1536" w:rsidP="003D1536">
      <w:pPr>
        <w:jc w:val="center"/>
        <w:rPr>
          <w:rFonts w:cstheme="minorHAnsi"/>
          <w:i/>
          <w:szCs w:val="24"/>
        </w:rPr>
      </w:pPr>
      <w:r w:rsidRPr="00415FAD">
        <w:rPr>
          <w:rFonts w:cstheme="minorHAnsi"/>
          <w:i/>
          <w:szCs w:val="24"/>
        </w:rPr>
        <w:t xml:space="preserve">Figure 8: Movie </w:t>
      </w:r>
      <w:r w:rsidR="00A952B8" w:rsidRPr="00415FAD">
        <w:rPr>
          <w:rFonts w:cstheme="minorHAnsi"/>
          <w:i/>
          <w:szCs w:val="24"/>
        </w:rPr>
        <w:t>theater</w:t>
      </w:r>
      <w:r w:rsidRPr="00415FAD">
        <w:rPr>
          <w:rFonts w:cstheme="minorHAnsi"/>
          <w:i/>
          <w:szCs w:val="24"/>
        </w:rPr>
        <w:t xml:space="preserve"> visits by age bucket (Tableau)</w:t>
      </w:r>
    </w:p>
    <w:p w14:paraId="5E2884D2" w14:textId="77777777" w:rsidR="003D1536" w:rsidRPr="00415FAD" w:rsidRDefault="003D1536" w:rsidP="002C0941">
      <w:pPr>
        <w:jc w:val="center"/>
        <w:rPr>
          <w:rFonts w:cstheme="minorHAnsi"/>
          <w:szCs w:val="24"/>
        </w:rPr>
      </w:pPr>
    </w:p>
    <w:p w14:paraId="109748A8" w14:textId="22838A08" w:rsidR="002C537D" w:rsidRPr="00415FAD" w:rsidRDefault="002C0941" w:rsidP="002C0941">
      <w:pPr>
        <w:rPr>
          <w:rFonts w:cstheme="minorHAnsi"/>
          <w:szCs w:val="24"/>
        </w:rPr>
      </w:pPr>
      <w:r w:rsidRPr="00415FAD">
        <w:rPr>
          <w:rFonts w:cstheme="minorHAnsi"/>
          <w:szCs w:val="24"/>
        </w:rPr>
        <w:tab/>
      </w:r>
      <w:r w:rsidR="006F7728" w:rsidRPr="00415FAD">
        <w:rPr>
          <w:rFonts w:cstheme="minorHAnsi"/>
          <w:szCs w:val="24"/>
        </w:rPr>
        <w:t>The</w:t>
      </w:r>
      <w:r w:rsidRPr="00415FAD">
        <w:rPr>
          <w:rFonts w:cstheme="minorHAnsi"/>
          <w:szCs w:val="24"/>
        </w:rPr>
        <w:t xml:space="preserve"> data </w:t>
      </w:r>
      <w:r w:rsidR="006F7728" w:rsidRPr="00415FAD">
        <w:rPr>
          <w:rFonts w:cstheme="minorHAnsi"/>
          <w:szCs w:val="24"/>
        </w:rPr>
        <w:t xml:space="preserve">was then </w:t>
      </w:r>
      <w:r w:rsidRPr="00415FAD">
        <w:rPr>
          <w:rFonts w:cstheme="minorHAnsi"/>
          <w:szCs w:val="24"/>
        </w:rPr>
        <w:t>analyze</w:t>
      </w:r>
      <w:r w:rsidR="006F7728" w:rsidRPr="00415FAD">
        <w:rPr>
          <w:rFonts w:cstheme="minorHAnsi"/>
          <w:szCs w:val="24"/>
        </w:rPr>
        <w:t>d to study</w:t>
      </w:r>
      <w:r w:rsidRPr="00415FAD">
        <w:rPr>
          <w:rFonts w:cstheme="minorHAnsi"/>
          <w:szCs w:val="24"/>
        </w:rPr>
        <w:t xml:space="preserve">, of the movie </w:t>
      </w:r>
      <w:r w:rsidR="00A952B8" w:rsidRPr="00415FAD">
        <w:rPr>
          <w:rFonts w:cstheme="minorHAnsi"/>
          <w:szCs w:val="24"/>
        </w:rPr>
        <w:t>theater</w:t>
      </w:r>
      <w:r w:rsidRPr="00415FAD">
        <w:rPr>
          <w:rFonts w:cstheme="minorHAnsi"/>
          <w:szCs w:val="24"/>
        </w:rPr>
        <w:t xml:space="preserve"> visitors, how many are also subscribed to a </w:t>
      </w:r>
      <w:r w:rsidR="00C6189C" w:rsidRPr="00415FAD">
        <w:rPr>
          <w:rFonts w:cstheme="minorHAnsi"/>
          <w:szCs w:val="24"/>
        </w:rPr>
        <w:t>PODV</w:t>
      </w:r>
      <w:r w:rsidRPr="00415FAD">
        <w:rPr>
          <w:rFonts w:cstheme="minorHAnsi"/>
          <w:szCs w:val="24"/>
        </w:rPr>
        <w:t xml:space="preserve"> service (such as Netflix, Amazon Prime, etc.). The</w:t>
      </w:r>
      <w:r w:rsidR="006F7728" w:rsidRPr="00415FAD">
        <w:rPr>
          <w:rFonts w:cstheme="minorHAnsi"/>
          <w:szCs w:val="24"/>
        </w:rPr>
        <w:t xml:space="preserve"> analysis</w:t>
      </w:r>
      <w:r w:rsidRPr="00415FAD">
        <w:rPr>
          <w:rFonts w:cstheme="minorHAnsi"/>
          <w:szCs w:val="24"/>
        </w:rPr>
        <w:t xml:space="preserve"> reveals that about 4/5 of </w:t>
      </w:r>
      <w:ins w:id="284" w:author="Travis Kemp" w:date="2017-12-01T06:52:00Z">
        <w:r w:rsidR="00EE7405" w:rsidRPr="00415FAD">
          <w:rPr>
            <w:rFonts w:cstheme="minorHAnsi"/>
            <w:szCs w:val="24"/>
          </w:rPr>
          <w:t>survey respondents</w:t>
        </w:r>
      </w:ins>
      <w:commentRangeStart w:id="285"/>
      <w:del w:id="286" w:author="Travis Kemp" w:date="2017-12-01T06:52:00Z">
        <w:r w:rsidRPr="00415FAD" w:rsidDel="00EE7405">
          <w:rPr>
            <w:rFonts w:cstheme="minorHAnsi"/>
            <w:szCs w:val="24"/>
          </w:rPr>
          <w:delText>our</w:delText>
        </w:r>
        <w:commentRangeEnd w:id="285"/>
        <w:r w:rsidR="006F7728" w:rsidRPr="00415FAD" w:rsidDel="00EE7405">
          <w:rPr>
            <w:rStyle w:val="CommentReference"/>
            <w:rFonts w:cstheme="minorHAnsi"/>
            <w:sz w:val="24"/>
            <w:szCs w:val="24"/>
          </w:rPr>
          <w:commentReference w:id="285"/>
        </w:r>
        <w:r w:rsidRPr="00415FAD" w:rsidDel="00EE7405">
          <w:rPr>
            <w:rFonts w:cstheme="minorHAnsi"/>
            <w:szCs w:val="24"/>
          </w:rPr>
          <w:delText xml:space="preserve"> theatre</w:delText>
        </w:r>
      </w:del>
      <w:r w:rsidRPr="00415FAD">
        <w:rPr>
          <w:rFonts w:cstheme="minorHAnsi"/>
          <w:szCs w:val="24"/>
        </w:rPr>
        <w:t xml:space="preserve"> goers a</w:t>
      </w:r>
      <w:r w:rsidR="002C537D" w:rsidRPr="00415FAD">
        <w:rPr>
          <w:rFonts w:cstheme="minorHAnsi"/>
          <w:szCs w:val="24"/>
        </w:rPr>
        <w:t xml:space="preserve">lso subscribe to a </w:t>
      </w:r>
      <w:r w:rsidR="00C6189C" w:rsidRPr="00415FAD">
        <w:rPr>
          <w:rFonts w:cstheme="minorHAnsi"/>
          <w:szCs w:val="24"/>
        </w:rPr>
        <w:t>PODV</w:t>
      </w:r>
      <w:r w:rsidR="002C537D" w:rsidRPr="00415FAD">
        <w:rPr>
          <w:rFonts w:cstheme="minorHAnsi"/>
          <w:szCs w:val="24"/>
        </w:rPr>
        <w:t xml:space="preserve"> service and therefore become the market we focus on. </w:t>
      </w:r>
    </w:p>
    <w:p w14:paraId="7546A623" w14:textId="77777777" w:rsidR="002C0941" w:rsidRPr="00415FAD" w:rsidRDefault="002C0941" w:rsidP="002C0941">
      <w:pPr>
        <w:jc w:val="center"/>
        <w:rPr>
          <w:rFonts w:cstheme="minorHAnsi"/>
          <w:szCs w:val="24"/>
        </w:rPr>
      </w:pPr>
    </w:p>
    <w:p w14:paraId="1E2BA9E3" w14:textId="29F1DA92" w:rsidR="002C0941" w:rsidRPr="00415FAD" w:rsidRDefault="002C0941" w:rsidP="00581186">
      <w:pPr>
        <w:rPr>
          <w:rFonts w:cstheme="minorHAnsi"/>
          <w:szCs w:val="24"/>
        </w:rPr>
      </w:pPr>
      <w:r w:rsidRPr="00415FAD">
        <w:rPr>
          <w:rFonts w:cstheme="minorHAnsi"/>
          <w:noProof/>
          <w:szCs w:val="24"/>
          <w:rPrChange w:id="287" w:author="Travis Kemp" w:date="2017-12-03T07:02:00Z">
            <w:rPr>
              <w:rFonts w:cstheme="minorHAnsi"/>
              <w:noProof/>
              <w:szCs w:val="24"/>
            </w:rPr>
          </w:rPrChange>
        </w:rPr>
        <w:drawing>
          <wp:inline distT="0" distB="0" distL="0" distR="0" wp14:anchorId="1A2AF2B9" wp14:editId="47D13836">
            <wp:extent cx="5486400" cy="3052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 Movie Viewers - Theatre + POVD.png"/>
                    <pic:cNvPicPr/>
                  </pic:nvPicPr>
                  <pic:blipFill rotWithShape="1">
                    <a:blip r:embed="rId19" cstate="print">
                      <a:extLst>
                        <a:ext uri="{28A0092B-C50C-407E-A947-70E740481C1C}">
                          <a14:useLocalDpi xmlns:a14="http://schemas.microsoft.com/office/drawing/2010/main" val="0"/>
                        </a:ext>
                      </a:extLst>
                    </a:blip>
                    <a:srcRect b="3775"/>
                    <a:stretch/>
                  </pic:blipFill>
                  <pic:spPr bwMode="auto">
                    <a:xfrm>
                      <a:off x="0" y="0"/>
                      <a:ext cx="5486400" cy="3052689"/>
                    </a:xfrm>
                    <a:prstGeom prst="rect">
                      <a:avLst/>
                    </a:prstGeom>
                    <a:ln>
                      <a:noFill/>
                    </a:ln>
                    <a:extLst>
                      <a:ext uri="{53640926-AAD7-44D8-BBD7-CCE9431645EC}">
                        <a14:shadowObscured xmlns:a14="http://schemas.microsoft.com/office/drawing/2010/main"/>
                      </a:ext>
                    </a:extLst>
                  </pic:spPr>
                </pic:pic>
              </a:graphicData>
            </a:graphic>
          </wp:inline>
        </w:drawing>
      </w:r>
    </w:p>
    <w:p w14:paraId="3E5AE9F5" w14:textId="09E80DA4" w:rsidR="002C0941" w:rsidRPr="00415FAD" w:rsidRDefault="002C0941" w:rsidP="00581186">
      <w:pPr>
        <w:rPr>
          <w:rFonts w:cstheme="minorHAnsi"/>
          <w:szCs w:val="24"/>
        </w:rPr>
      </w:pPr>
    </w:p>
    <w:p w14:paraId="3F25218F" w14:textId="2EF0812F" w:rsidR="002C0941" w:rsidRPr="00415FAD" w:rsidRDefault="002C0941" w:rsidP="002C0941">
      <w:pPr>
        <w:jc w:val="center"/>
        <w:rPr>
          <w:rFonts w:cstheme="minorHAnsi"/>
          <w:i/>
          <w:szCs w:val="24"/>
        </w:rPr>
      </w:pPr>
      <w:r w:rsidRPr="00415FAD">
        <w:rPr>
          <w:rFonts w:cstheme="minorHAnsi"/>
          <w:i/>
          <w:szCs w:val="24"/>
        </w:rPr>
        <w:t xml:space="preserve">Figure </w:t>
      </w:r>
      <w:r w:rsidR="003D1536" w:rsidRPr="00415FAD">
        <w:rPr>
          <w:rFonts w:cstheme="minorHAnsi"/>
          <w:i/>
          <w:szCs w:val="24"/>
        </w:rPr>
        <w:t>9</w:t>
      </w:r>
      <w:r w:rsidRPr="00415FAD">
        <w:rPr>
          <w:rFonts w:cstheme="minorHAnsi"/>
          <w:i/>
          <w:szCs w:val="24"/>
        </w:rPr>
        <w:t xml:space="preserve">: Number of respondents who attend a </w:t>
      </w:r>
      <w:r w:rsidR="00A952B8" w:rsidRPr="00415FAD">
        <w:rPr>
          <w:rFonts w:cstheme="minorHAnsi"/>
          <w:i/>
          <w:szCs w:val="24"/>
        </w:rPr>
        <w:t>theater</w:t>
      </w:r>
      <w:r w:rsidRPr="00415FAD">
        <w:rPr>
          <w:rFonts w:cstheme="minorHAnsi"/>
          <w:i/>
          <w:szCs w:val="24"/>
        </w:rPr>
        <w:t xml:space="preserve"> and subscribe to a </w:t>
      </w:r>
      <w:r w:rsidR="00C6189C" w:rsidRPr="00415FAD">
        <w:rPr>
          <w:rFonts w:cstheme="minorHAnsi"/>
          <w:i/>
          <w:szCs w:val="24"/>
        </w:rPr>
        <w:t>PODV</w:t>
      </w:r>
      <w:r w:rsidR="002C537D" w:rsidRPr="00415FAD">
        <w:rPr>
          <w:rFonts w:cstheme="minorHAnsi"/>
          <w:i/>
          <w:szCs w:val="24"/>
        </w:rPr>
        <w:t xml:space="preserve"> (Tableau)</w:t>
      </w:r>
    </w:p>
    <w:p w14:paraId="2660066D" w14:textId="135AC296" w:rsidR="002C0941" w:rsidRPr="00415FAD" w:rsidRDefault="002C0941" w:rsidP="00581186">
      <w:pPr>
        <w:rPr>
          <w:rFonts w:cstheme="minorHAnsi"/>
          <w:szCs w:val="24"/>
        </w:rPr>
      </w:pPr>
    </w:p>
    <w:p w14:paraId="1BE7C125" w14:textId="0C881460" w:rsidR="002C537D" w:rsidRPr="00415FAD" w:rsidRDefault="006F7728" w:rsidP="002C537D">
      <w:pPr>
        <w:ind w:firstLine="720"/>
        <w:rPr>
          <w:rFonts w:cstheme="minorHAnsi"/>
          <w:szCs w:val="24"/>
        </w:rPr>
      </w:pPr>
      <w:r w:rsidRPr="00415FAD">
        <w:rPr>
          <w:rFonts w:cstheme="minorHAnsi"/>
          <w:szCs w:val="24"/>
        </w:rPr>
        <w:t>Figure</w:t>
      </w:r>
      <w:r w:rsidR="002C537D" w:rsidRPr="00415FAD">
        <w:rPr>
          <w:rFonts w:cstheme="minorHAnsi"/>
          <w:szCs w:val="24"/>
        </w:rPr>
        <w:t xml:space="preserve"> </w:t>
      </w:r>
      <w:r w:rsidR="003D1536" w:rsidRPr="00415FAD">
        <w:rPr>
          <w:rFonts w:cstheme="minorHAnsi"/>
          <w:szCs w:val="24"/>
        </w:rPr>
        <w:t>10</w:t>
      </w:r>
      <w:r w:rsidRPr="00415FAD">
        <w:rPr>
          <w:rFonts w:cstheme="minorHAnsi"/>
          <w:szCs w:val="24"/>
        </w:rPr>
        <w:t xml:space="preserve"> notes, </w:t>
      </w:r>
      <w:r w:rsidR="002C537D" w:rsidRPr="00415FAD">
        <w:rPr>
          <w:rFonts w:cstheme="minorHAnsi"/>
          <w:szCs w:val="24"/>
        </w:rPr>
        <w:t xml:space="preserve">of those customers who subscribe to a </w:t>
      </w:r>
      <w:r w:rsidR="00C6189C" w:rsidRPr="00415FAD">
        <w:rPr>
          <w:rFonts w:cstheme="minorHAnsi"/>
          <w:szCs w:val="24"/>
        </w:rPr>
        <w:t>PODV</w:t>
      </w:r>
      <w:r w:rsidR="002C537D" w:rsidRPr="00415FAD">
        <w:rPr>
          <w:rFonts w:cstheme="minorHAnsi"/>
          <w:szCs w:val="24"/>
        </w:rPr>
        <w:t xml:space="preserve"> service, how often </w:t>
      </w:r>
      <w:r w:rsidRPr="00415FAD">
        <w:rPr>
          <w:rFonts w:cstheme="minorHAnsi"/>
          <w:szCs w:val="24"/>
        </w:rPr>
        <w:t>they use</w:t>
      </w:r>
      <w:r w:rsidR="002C537D" w:rsidRPr="00415FAD">
        <w:rPr>
          <w:rFonts w:cstheme="minorHAnsi"/>
          <w:szCs w:val="24"/>
        </w:rPr>
        <w:t xml:space="preserve"> a movie </w:t>
      </w:r>
      <w:r w:rsidR="00A952B8" w:rsidRPr="00415FAD">
        <w:rPr>
          <w:rFonts w:cstheme="minorHAnsi"/>
          <w:szCs w:val="24"/>
        </w:rPr>
        <w:t>theater</w:t>
      </w:r>
      <w:r w:rsidR="002C537D" w:rsidRPr="00415FAD">
        <w:rPr>
          <w:rFonts w:cstheme="minorHAnsi"/>
          <w:szCs w:val="24"/>
        </w:rPr>
        <w:t xml:space="preserve"> as a medium to view their entertainment. As the data shows, </w:t>
      </w:r>
      <w:r w:rsidR="002C537D" w:rsidRPr="00415FAD">
        <w:rPr>
          <w:rFonts w:cstheme="minorHAnsi"/>
          <w:szCs w:val="24"/>
        </w:rPr>
        <w:lastRenderedPageBreak/>
        <w:t xml:space="preserve">over 70% of surveyed respondents </w:t>
      </w:r>
      <w:r w:rsidRPr="00415FAD">
        <w:rPr>
          <w:rFonts w:cstheme="minorHAnsi"/>
          <w:szCs w:val="24"/>
        </w:rPr>
        <w:t>are</w:t>
      </w:r>
      <w:r w:rsidR="002C537D" w:rsidRPr="00415FAD">
        <w:rPr>
          <w:rFonts w:cstheme="minorHAnsi"/>
          <w:szCs w:val="24"/>
        </w:rPr>
        <w:t xml:space="preserve"> only </w:t>
      </w:r>
      <w:r w:rsidRPr="00415FAD">
        <w:rPr>
          <w:rFonts w:cstheme="minorHAnsi"/>
          <w:szCs w:val="24"/>
        </w:rPr>
        <w:t xml:space="preserve">visiting </w:t>
      </w:r>
      <w:r w:rsidR="00A952B8" w:rsidRPr="00415FAD">
        <w:rPr>
          <w:rFonts w:cstheme="minorHAnsi"/>
          <w:szCs w:val="24"/>
        </w:rPr>
        <w:t>theater</w:t>
      </w:r>
      <w:r w:rsidR="002C537D" w:rsidRPr="00415FAD">
        <w:rPr>
          <w:rFonts w:cstheme="minorHAnsi"/>
          <w:szCs w:val="24"/>
        </w:rPr>
        <w:t xml:space="preserve">s </w:t>
      </w:r>
      <w:r w:rsidR="002C537D" w:rsidRPr="00415FAD">
        <w:rPr>
          <w:rFonts w:cstheme="minorHAnsi"/>
          <w:i/>
          <w:szCs w:val="24"/>
        </w:rPr>
        <w:t>occasional</w:t>
      </w:r>
      <w:r w:rsidRPr="00415FAD">
        <w:rPr>
          <w:rFonts w:cstheme="minorHAnsi"/>
          <w:i/>
          <w:szCs w:val="24"/>
        </w:rPr>
        <w:t>ly</w:t>
      </w:r>
      <w:r w:rsidR="002C537D" w:rsidRPr="00415FAD">
        <w:rPr>
          <w:rFonts w:cstheme="minorHAnsi"/>
          <w:szCs w:val="24"/>
        </w:rPr>
        <w:t xml:space="preserve"> or </w:t>
      </w:r>
      <w:r w:rsidR="002C537D" w:rsidRPr="00415FAD">
        <w:rPr>
          <w:rFonts w:cstheme="minorHAnsi"/>
          <w:i/>
          <w:szCs w:val="24"/>
        </w:rPr>
        <w:t>rarely</w:t>
      </w:r>
      <w:r w:rsidR="002C537D" w:rsidRPr="00415FAD">
        <w:rPr>
          <w:rFonts w:cstheme="minorHAnsi"/>
          <w:szCs w:val="24"/>
        </w:rPr>
        <w:t xml:space="preserve">. </w:t>
      </w:r>
      <w:r w:rsidRPr="00415FAD">
        <w:rPr>
          <w:rFonts w:cstheme="minorHAnsi"/>
          <w:szCs w:val="24"/>
        </w:rPr>
        <w:t>Cinemark should evaluate these customers' preferences</w:t>
      </w:r>
      <w:r w:rsidR="002C537D" w:rsidRPr="00415FAD">
        <w:rPr>
          <w:rFonts w:cstheme="minorHAnsi"/>
          <w:szCs w:val="24"/>
        </w:rPr>
        <w:t xml:space="preserve"> to understand </w:t>
      </w:r>
      <w:r w:rsidRPr="00415FAD">
        <w:rPr>
          <w:rFonts w:cstheme="minorHAnsi"/>
          <w:szCs w:val="24"/>
        </w:rPr>
        <w:t>what amenities and services</w:t>
      </w:r>
      <w:r w:rsidR="002C537D" w:rsidRPr="00415FAD">
        <w:rPr>
          <w:rFonts w:cstheme="minorHAnsi"/>
          <w:szCs w:val="24"/>
        </w:rPr>
        <w:t xml:space="preserve"> they can provide</w:t>
      </w:r>
      <w:r w:rsidRPr="00415FAD">
        <w:rPr>
          <w:rFonts w:cstheme="minorHAnsi"/>
          <w:szCs w:val="24"/>
        </w:rPr>
        <w:t>, and convert t</w:t>
      </w:r>
      <w:r w:rsidR="002C537D" w:rsidRPr="00415FAD">
        <w:rPr>
          <w:rFonts w:cstheme="minorHAnsi"/>
          <w:szCs w:val="24"/>
        </w:rPr>
        <w:t xml:space="preserve">hem </w:t>
      </w:r>
      <w:r w:rsidR="002C537D" w:rsidRPr="00415FAD">
        <w:rPr>
          <w:rFonts w:cstheme="minorHAnsi"/>
          <w:i/>
          <w:szCs w:val="24"/>
        </w:rPr>
        <w:t>frequent</w:t>
      </w:r>
      <w:r w:rsidR="002C537D" w:rsidRPr="00415FAD">
        <w:rPr>
          <w:rFonts w:cstheme="minorHAnsi"/>
          <w:szCs w:val="24"/>
        </w:rPr>
        <w:t xml:space="preserve"> movie </w:t>
      </w:r>
      <w:r w:rsidR="00A952B8" w:rsidRPr="00415FAD">
        <w:rPr>
          <w:rFonts w:cstheme="minorHAnsi"/>
          <w:szCs w:val="24"/>
        </w:rPr>
        <w:t>theater</w:t>
      </w:r>
      <w:r w:rsidR="002C537D" w:rsidRPr="00415FAD">
        <w:rPr>
          <w:rFonts w:cstheme="minorHAnsi"/>
          <w:szCs w:val="24"/>
        </w:rPr>
        <w:t xml:space="preserve"> visitors.</w:t>
      </w:r>
    </w:p>
    <w:p w14:paraId="723B24A5" w14:textId="5CA1286A" w:rsidR="002C537D" w:rsidRPr="00415FAD" w:rsidRDefault="002C0941" w:rsidP="00581186">
      <w:pPr>
        <w:rPr>
          <w:rFonts w:cstheme="minorHAnsi"/>
          <w:szCs w:val="24"/>
        </w:rPr>
      </w:pPr>
      <w:r w:rsidRPr="00415FAD">
        <w:rPr>
          <w:rFonts w:cstheme="minorHAnsi"/>
          <w:noProof/>
          <w:szCs w:val="24"/>
          <w:rPrChange w:id="288" w:author="Travis Kemp" w:date="2017-12-03T07:02:00Z">
            <w:rPr>
              <w:rFonts w:cstheme="minorHAnsi"/>
              <w:noProof/>
              <w:szCs w:val="24"/>
            </w:rPr>
          </w:rPrChange>
        </w:rPr>
        <w:drawing>
          <wp:inline distT="0" distB="0" distL="0" distR="0" wp14:anchorId="03214BBB" wp14:editId="7DBCA713">
            <wp:extent cx="5486400" cy="2880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 Customer loss to POVD Service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880360"/>
                    </a:xfrm>
                    <a:prstGeom prst="rect">
                      <a:avLst/>
                    </a:prstGeom>
                  </pic:spPr>
                </pic:pic>
              </a:graphicData>
            </a:graphic>
          </wp:inline>
        </w:drawing>
      </w:r>
    </w:p>
    <w:p w14:paraId="0012B6BC" w14:textId="77777777" w:rsidR="002C537D" w:rsidRPr="00415FAD" w:rsidRDefault="002C537D" w:rsidP="002C537D">
      <w:pPr>
        <w:rPr>
          <w:rFonts w:cstheme="minorHAnsi"/>
          <w:szCs w:val="24"/>
        </w:rPr>
      </w:pPr>
    </w:p>
    <w:p w14:paraId="455A0D4D" w14:textId="33D3B4BB" w:rsidR="002C537D" w:rsidRPr="00415FAD" w:rsidRDefault="002C537D" w:rsidP="002C537D">
      <w:pPr>
        <w:jc w:val="center"/>
        <w:rPr>
          <w:rFonts w:cstheme="minorHAnsi"/>
          <w:i/>
          <w:szCs w:val="24"/>
        </w:rPr>
      </w:pPr>
      <w:r w:rsidRPr="00415FAD">
        <w:rPr>
          <w:rFonts w:cstheme="minorHAnsi"/>
          <w:i/>
          <w:szCs w:val="24"/>
        </w:rPr>
        <w:t xml:space="preserve">Figure </w:t>
      </w:r>
      <w:r w:rsidR="003D1536" w:rsidRPr="00415FAD">
        <w:rPr>
          <w:rFonts w:cstheme="minorHAnsi"/>
          <w:i/>
          <w:szCs w:val="24"/>
        </w:rPr>
        <w:t>10</w:t>
      </w:r>
      <w:r w:rsidRPr="00415FAD">
        <w:rPr>
          <w:rFonts w:cstheme="minorHAnsi"/>
          <w:i/>
          <w:szCs w:val="24"/>
        </w:rPr>
        <w:t xml:space="preserve">: Of </w:t>
      </w:r>
      <w:r w:rsidR="00C6189C" w:rsidRPr="00415FAD">
        <w:rPr>
          <w:rFonts w:cstheme="minorHAnsi"/>
          <w:i/>
          <w:szCs w:val="24"/>
        </w:rPr>
        <w:t>PODV</w:t>
      </w:r>
      <w:r w:rsidRPr="00415FAD">
        <w:rPr>
          <w:rFonts w:cstheme="minorHAnsi"/>
          <w:i/>
          <w:szCs w:val="24"/>
        </w:rPr>
        <w:t xml:space="preserve"> subscribers, how often respondents watch a movie in </w:t>
      </w:r>
      <w:r w:rsidR="00A952B8" w:rsidRPr="00415FAD">
        <w:rPr>
          <w:rFonts w:cstheme="minorHAnsi"/>
          <w:i/>
          <w:szCs w:val="24"/>
        </w:rPr>
        <w:t>theater</w:t>
      </w:r>
      <w:r w:rsidRPr="00415FAD">
        <w:rPr>
          <w:rFonts w:cstheme="minorHAnsi"/>
          <w:i/>
          <w:szCs w:val="24"/>
        </w:rPr>
        <w:t>s (Tableau)</w:t>
      </w:r>
    </w:p>
    <w:p w14:paraId="2D98574E" w14:textId="593ACB15" w:rsidR="002C537D" w:rsidRPr="00415FAD" w:rsidRDefault="002C537D" w:rsidP="002C537D">
      <w:pPr>
        <w:rPr>
          <w:rFonts w:cstheme="minorHAnsi"/>
          <w:szCs w:val="24"/>
        </w:rPr>
      </w:pPr>
    </w:p>
    <w:p w14:paraId="3F8DDA7E" w14:textId="7202EEF2" w:rsidR="00FC6F8F" w:rsidRPr="00415FAD" w:rsidRDefault="00FC6F8F" w:rsidP="00630C54">
      <w:pPr>
        <w:ind w:firstLine="720"/>
        <w:rPr>
          <w:rFonts w:cstheme="minorHAnsi"/>
          <w:szCs w:val="24"/>
        </w:rPr>
      </w:pPr>
      <w:r w:rsidRPr="00415FAD">
        <w:rPr>
          <w:rFonts w:cstheme="minorHAnsi"/>
          <w:szCs w:val="24"/>
        </w:rPr>
        <w:t xml:space="preserve">Additionally, there is a target market of customers who do not subscribe to a </w:t>
      </w:r>
      <w:r w:rsidR="00C6189C" w:rsidRPr="00415FAD">
        <w:rPr>
          <w:rFonts w:cstheme="minorHAnsi"/>
          <w:szCs w:val="24"/>
        </w:rPr>
        <w:t>PODV</w:t>
      </w:r>
      <w:r w:rsidRPr="00415FAD">
        <w:rPr>
          <w:rFonts w:cstheme="minorHAnsi"/>
          <w:szCs w:val="24"/>
        </w:rPr>
        <w:t xml:space="preserve"> service, but still </w:t>
      </w:r>
      <w:r w:rsidRPr="00415FAD">
        <w:rPr>
          <w:rFonts w:cstheme="minorHAnsi"/>
          <w:i/>
          <w:szCs w:val="24"/>
        </w:rPr>
        <w:t>rarely</w:t>
      </w:r>
      <w:r w:rsidRPr="00415FAD">
        <w:rPr>
          <w:rFonts w:cstheme="minorHAnsi"/>
          <w:szCs w:val="24"/>
        </w:rPr>
        <w:t xml:space="preserve"> or </w:t>
      </w:r>
      <w:r w:rsidRPr="00415FAD">
        <w:rPr>
          <w:rFonts w:cstheme="minorHAnsi"/>
          <w:i/>
          <w:szCs w:val="24"/>
        </w:rPr>
        <w:t>occasionally</w:t>
      </w:r>
      <w:r w:rsidRPr="00415FAD">
        <w:rPr>
          <w:rFonts w:cstheme="minorHAnsi"/>
          <w:szCs w:val="24"/>
        </w:rPr>
        <w:t xml:space="preserve"> </w:t>
      </w:r>
      <w:r w:rsidR="006F7728" w:rsidRPr="00415FAD">
        <w:rPr>
          <w:rFonts w:cstheme="minorHAnsi"/>
          <w:szCs w:val="24"/>
        </w:rPr>
        <w:t xml:space="preserve">visit </w:t>
      </w:r>
      <w:r w:rsidRPr="00415FAD">
        <w:rPr>
          <w:rFonts w:cstheme="minorHAnsi"/>
          <w:szCs w:val="24"/>
        </w:rPr>
        <w:t xml:space="preserve">a movie </w:t>
      </w:r>
      <w:r w:rsidR="00A952B8" w:rsidRPr="00415FAD">
        <w:rPr>
          <w:rFonts w:cstheme="minorHAnsi"/>
          <w:szCs w:val="24"/>
        </w:rPr>
        <w:t>theater</w:t>
      </w:r>
      <w:r w:rsidRPr="00415FAD">
        <w:rPr>
          <w:rFonts w:cstheme="minorHAnsi"/>
          <w:szCs w:val="24"/>
        </w:rPr>
        <w:t>; this view is outlined below in figure 1</w:t>
      </w:r>
      <w:r w:rsidR="003D1536" w:rsidRPr="00415FAD">
        <w:rPr>
          <w:rFonts w:cstheme="minorHAnsi"/>
          <w:szCs w:val="24"/>
        </w:rPr>
        <w:t>1</w:t>
      </w:r>
      <w:r w:rsidRPr="00415FAD">
        <w:rPr>
          <w:rFonts w:cstheme="minorHAnsi"/>
          <w:szCs w:val="24"/>
        </w:rPr>
        <w:t xml:space="preserve">. Since these customers are not </w:t>
      </w:r>
      <w:r w:rsidR="00C6189C" w:rsidRPr="00415FAD">
        <w:rPr>
          <w:rFonts w:cstheme="minorHAnsi"/>
          <w:szCs w:val="24"/>
        </w:rPr>
        <w:t>PODV</w:t>
      </w:r>
      <w:r w:rsidRPr="00415FAD">
        <w:rPr>
          <w:rFonts w:cstheme="minorHAnsi"/>
          <w:szCs w:val="24"/>
        </w:rPr>
        <w:t xml:space="preserve"> users, </w:t>
      </w:r>
      <w:r w:rsidR="006F7728" w:rsidRPr="00415FAD">
        <w:rPr>
          <w:rFonts w:cstheme="minorHAnsi"/>
          <w:szCs w:val="24"/>
        </w:rPr>
        <w:t xml:space="preserve">Cinemark </w:t>
      </w:r>
      <w:r w:rsidRPr="00415FAD">
        <w:rPr>
          <w:rFonts w:cstheme="minorHAnsi"/>
          <w:szCs w:val="24"/>
        </w:rPr>
        <w:t>do</w:t>
      </w:r>
      <w:r w:rsidR="006F7728" w:rsidRPr="00415FAD">
        <w:rPr>
          <w:rFonts w:cstheme="minorHAnsi"/>
          <w:szCs w:val="24"/>
        </w:rPr>
        <w:t>es</w:t>
      </w:r>
      <w:r w:rsidRPr="00415FAD">
        <w:rPr>
          <w:rFonts w:cstheme="minorHAnsi"/>
          <w:szCs w:val="24"/>
        </w:rPr>
        <w:t xml:space="preserve"> not  compete with those services directly, </w:t>
      </w:r>
      <w:r w:rsidR="006F7728" w:rsidRPr="00415FAD">
        <w:rPr>
          <w:rFonts w:cstheme="minorHAnsi"/>
          <w:szCs w:val="24"/>
        </w:rPr>
        <w:t>but should still consider how</w:t>
      </w:r>
      <w:r w:rsidRPr="00415FAD">
        <w:rPr>
          <w:rFonts w:cstheme="minorHAnsi"/>
          <w:szCs w:val="24"/>
        </w:rPr>
        <w:t xml:space="preserve"> </w:t>
      </w:r>
      <w:r w:rsidR="00C6189C" w:rsidRPr="00415FAD">
        <w:rPr>
          <w:rFonts w:cstheme="minorHAnsi"/>
          <w:szCs w:val="24"/>
        </w:rPr>
        <w:t xml:space="preserve">to </w:t>
      </w:r>
      <w:r w:rsidRPr="00415FAD">
        <w:rPr>
          <w:rFonts w:cstheme="minorHAnsi"/>
          <w:szCs w:val="24"/>
        </w:rPr>
        <w:t xml:space="preserve">convert these customers from non-movie </w:t>
      </w:r>
      <w:r w:rsidR="00A952B8" w:rsidRPr="00415FAD">
        <w:rPr>
          <w:rFonts w:cstheme="minorHAnsi"/>
          <w:szCs w:val="24"/>
        </w:rPr>
        <w:t>theater</w:t>
      </w:r>
      <w:r w:rsidRPr="00415FAD">
        <w:rPr>
          <w:rFonts w:cstheme="minorHAnsi"/>
          <w:szCs w:val="24"/>
        </w:rPr>
        <w:t xml:space="preserve"> goers to movie </w:t>
      </w:r>
      <w:r w:rsidR="00A952B8" w:rsidRPr="00415FAD">
        <w:rPr>
          <w:rFonts w:cstheme="minorHAnsi"/>
          <w:szCs w:val="24"/>
        </w:rPr>
        <w:t>theater</w:t>
      </w:r>
      <w:r w:rsidRPr="00415FAD">
        <w:rPr>
          <w:rFonts w:cstheme="minorHAnsi"/>
          <w:szCs w:val="24"/>
        </w:rPr>
        <w:t xml:space="preserve"> goers.</w:t>
      </w:r>
    </w:p>
    <w:p w14:paraId="0566968F" w14:textId="5AF675A5" w:rsidR="00FC6F8F" w:rsidRPr="00415FAD" w:rsidRDefault="00FC6F8F" w:rsidP="002C537D">
      <w:pPr>
        <w:rPr>
          <w:rFonts w:cstheme="minorHAnsi"/>
          <w:szCs w:val="24"/>
        </w:rPr>
      </w:pPr>
      <w:r w:rsidRPr="00415FAD">
        <w:rPr>
          <w:rFonts w:cstheme="minorHAnsi"/>
          <w:szCs w:val="24"/>
        </w:rPr>
        <w:tab/>
      </w:r>
    </w:p>
    <w:p w14:paraId="317708D7" w14:textId="77777777" w:rsidR="00FC6F8F" w:rsidRPr="00415FAD" w:rsidRDefault="002C537D" w:rsidP="002C537D">
      <w:pPr>
        <w:tabs>
          <w:tab w:val="left" w:pos="1163"/>
        </w:tabs>
        <w:rPr>
          <w:rFonts w:cstheme="minorHAnsi"/>
          <w:szCs w:val="24"/>
        </w:rPr>
      </w:pPr>
      <w:r w:rsidRPr="00415FAD">
        <w:rPr>
          <w:rFonts w:cstheme="minorHAnsi"/>
          <w:szCs w:val="24"/>
        </w:rPr>
        <w:lastRenderedPageBreak/>
        <w:tab/>
      </w:r>
      <w:r w:rsidR="002C0941" w:rsidRPr="00415FAD">
        <w:rPr>
          <w:rFonts w:cstheme="minorHAnsi"/>
          <w:noProof/>
          <w:szCs w:val="24"/>
          <w:rPrChange w:id="289" w:author="Travis Kemp" w:date="2017-12-03T07:02:00Z">
            <w:rPr>
              <w:rFonts w:cstheme="minorHAnsi"/>
              <w:noProof/>
              <w:szCs w:val="24"/>
            </w:rPr>
          </w:rPrChange>
        </w:rPr>
        <w:drawing>
          <wp:inline distT="0" distB="0" distL="0" distR="0" wp14:anchorId="01B1FCC1" wp14:editId="63FCCB59">
            <wp:extent cx="5486400" cy="28168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 Current vs. Target Customers basis POVD Subscription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816860"/>
                    </a:xfrm>
                    <a:prstGeom prst="rect">
                      <a:avLst/>
                    </a:prstGeom>
                  </pic:spPr>
                </pic:pic>
              </a:graphicData>
            </a:graphic>
          </wp:inline>
        </w:drawing>
      </w:r>
    </w:p>
    <w:p w14:paraId="77953006" w14:textId="77777777" w:rsidR="00FC6F8F" w:rsidRPr="00415FAD" w:rsidRDefault="00FC6F8F" w:rsidP="002C537D">
      <w:pPr>
        <w:tabs>
          <w:tab w:val="left" w:pos="1163"/>
        </w:tabs>
        <w:rPr>
          <w:rFonts w:cstheme="minorHAnsi"/>
          <w:szCs w:val="24"/>
        </w:rPr>
      </w:pPr>
    </w:p>
    <w:p w14:paraId="05F314EF" w14:textId="100627DF" w:rsidR="00FC6F8F" w:rsidRPr="00415FAD" w:rsidRDefault="00FC6F8F" w:rsidP="00FC6F8F">
      <w:pPr>
        <w:jc w:val="center"/>
        <w:rPr>
          <w:rFonts w:cstheme="minorHAnsi"/>
          <w:i/>
          <w:szCs w:val="24"/>
        </w:rPr>
      </w:pPr>
      <w:r w:rsidRPr="00415FAD">
        <w:rPr>
          <w:rFonts w:cstheme="minorHAnsi"/>
          <w:i/>
          <w:szCs w:val="24"/>
        </w:rPr>
        <w:t xml:space="preserve">Figure </w:t>
      </w:r>
      <w:r w:rsidR="003D1536" w:rsidRPr="00415FAD">
        <w:rPr>
          <w:rFonts w:cstheme="minorHAnsi"/>
          <w:i/>
          <w:szCs w:val="24"/>
        </w:rPr>
        <w:t>11</w:t>
      </w:r>
      <w:r w:rsidRPr="00415FAD">
        <w:rPr>
          <w:rFonts w:cstheme="minorHAnsi"/>
          <w:i/>
          <w:szCs w:val="24"/>
        </w:rPr>
        <w:t xml:space="preserve">: </w:t>
      </w:r>
      <w:r w:rsidR="003D1536" w:rsidRPr="00415FAD">
        <w:rPr>
          <w:rFonts w:cstheme="minorHAnsi"/>
          <w:i/>
          <w:szCs w:val="24"/>
        </w:rPr>
        <w:t>Of the non-</w:t>
      </w:r>
      <w:r w:rsidR="00C6189C" w:rsidRPr="00415FAD">
        <w:rPr>
          <w:rFonts w:cstheme="minorHAnsi"/>
          <w:i/>
          <w:szCs w:val="24"/>
        </w:rPr>
        <w:t>PODV</w:t>
      </w:r>
      <w:r w:rsidR="003D1536" w:rsidRPr="00415FAD">
        <w:rPr>
          <w:rFonts w:cstheme="minorHAnsi"/>
          <w:i/>
          <w:szCs w:val="24"/>
        </w:rPr>
        <w:t xml:space="preserve"> users, how often do they visit the </w:t>
      </w:r>
      <w:r w:rsidR="00A952B8" w:rsidRPr="00415FAD">
        <w:rPr>
          <w:rFonts w:cstheme="minorHAnsi"/>
          <w:i/>
          <w:szCs w:val="24"/>
        </w:rPr>
        <w:t>theater</w:t>
      </w:r>
      <w:r w:rsidR="003D1536" w:rsidRPr="00415FAD">
        <w:rPr>
          <w:rFonts w:cstheme="minorHAnsi"/>
          <w:i/>
          <w:szCs w:val="24"/>
        </w:rPr>
        <w:t xml:space="preserve"> </w:t>
      </w:r>
      <w:r w:rsidRPr="00415FAD">
        <w:rPr>
          <w:rFonts w:cstheme="minorHAnsi"/>
          <w:i/>
          <w:szCs w:val="24"/>
        </w:rPr>
        <w:t>(Tableau)</w:t>
      </w:r>
    </w:p>
    <w:p w14:paraId="016DDC96" w14:textId="303688CF" w:rsidR="003D1536" w:rsidRPr="00415FAD" w:rsidRDefault="003D1536" w:rsidP="003D1536">
      <w:pPr>
        <w:rPr>
          <w:rFonts w:cstheme="minorHAnsi"/>
          <w:i/>
          <w:szCs w:val="24"/>
        </w:rPr>
      </w:pPr>
      <w:r w:rsidRPr="00415FAD">
        <w:rPr>
          <w:rFonts w:cstheme="minorHAnsi"/>
          <w:szCs w:val="24"/>
        </w:rPr>
        <w:tab/>
      </w:r>
    </w:p>
    <w:p w14:paraId="321FD457" w14:textId="77777777" w:rsidR="003D1536" w:rsidRPr="00415FAD" w:rsidRDefault="003D1536" w:rsidP="003D1536">
      <w:pPr>
        <w:rPr>
          <w:rFonts w:cstheme="minorHAnsi"/>
          <w:szCs w:val="24"/>
        </w:rPr>
      </w:pPr>
    </w:p>
    <w:p w14:paraId="5F5CD1F8" w14:textId="1B72A752" w:rsidR="003D1536" w:rsidRPr="00415FAD" w:rsidRDefault="006F7728" w:rsidP="00BE1F1D">
      <w:pPr>
        <w:ind w:firstLine="720"/>
        <w:rPr>
          <w:rFonts w:cstheme="minorHAnsi"/>
          <w:szCs w:val="24"/>
        </w:rPr>
      </w:pPr>
      <w:r w:rsidRPr="00415FAD">
        <w:rPr>
          <w:rFonts w:cstheme="minorHAnsi"/>
          <w:szCs w:val="24"/>
        </w:rPr>
        <w:t xml:space="preserve">Figure 12 outlines </w:t>
      </w:r>
      <w:r w:rsidR="003D1536" w:rsidRPr="00415FAD">
        <w:rPr>
          <w:rFonts w:cstheme="minorHAnsi"/>
          <w:szCs w:val="24"/>
        </w:rPr>
        <w:t>wh</w:t>
      </w:r>
      <w:r w:rsidRPr="00415FAD">
        <w:rPr>
          <w:rFonts w:cstheme="minorHAnsi"/>
          <w:szCs w:val="24"/>
        </w:rPr>
        <w:t>ich</w:t>
      </w:r>
      <w:r w:rsidR="003D1536" w:rsidRPr="00415FAD">
        <w:rPr>
          <w:rFonts w:cstheme="minorHAnsi"/>
          <w:szCs w:val="24"/>
        </w:rPr>
        <w:t xml:space="preserve"> services </w:t>
      </w:r>
      <w:r w:rsidR="00C6189C" w:rsidRPr="00415FAD">
        <w:rPr>
          <w:rFonts w:cstheme="minorHAnsi"/>
          <w:szCs w:val="24"/>
        </w:rPr>
        <w:t>PODV</w:t>
      </w:r>
      <w:r w:rsidR="003D1536" w:rsidRPr="00415FAD">
        <w:rPr>
          <w:rFonts w:cstheme="minorHAnsi"/>
          <w:szCs w:val="24"/>
        </w:rPr>
        <w:t xml:space="preserve"> users identify with</w:t>
      </w:r>
      <w:r w:rsidR="00877BD5" w:rsidRPr="00415FAD">
        <w:rPr>
          <w:rFonts w:cstheme="minorHAnsi"/>
          <w:szCs w:val="24"/>
        </w:rPr>
        <w:t xml:space="preserve"> according to demographic</w:t>
      </w:r>
      <w:r w:rsidR="003D1536" w:rsidRPr="00415FAD">
        <w:rPr>
          <w:rFonts w:cstheme="minorHAnsi"/>
          <w:szCs w:val="24"/>
        </w:rPr>
        <w:t xml:space="preserve">. Not surprisingly, </w:t>
      </w:r>
      <w:r w:rsidR="00877BD5" w:rsidRPr="00415FAD">
        <w:rPr>
          <w:rFonts w:cstheme="minorHAnsi"/>
          <w:szCs w:val="24"/>
        </w:rPr>
        <w:t xml:space="preserve">streaming service </w:t>
      </w:r>
      <w:r w:rsidR="003D1536" w:rsidRPr="00415FAD">
        <w:rPr>
          <w:rFonts w:cstheme="minorHAnsi"/>
          <w:szCs w:val="24"/>
        </w:rPr>
        <w:t>Netflix is the clear leader amongst all age groups</w:t>
      </w:r>
      <w:r w:rsidR="00877BD5" w:rsidRPr="00415FAD">
        <w:rPr>
          <w:rFonts w:cstheme="minorHAnsi"/>
          <w:szCs w:val="24"/>
        </w:rPr>
        <w:t>,</w:t>
      </w:r>
      <w:r w:rsidR="003D1536" w:rsidRPr="00415FAD">
        <w:rPr>
          <w:rFonts w:cstheme="minorHAnsi"/>
          <w:szCs w:val="24"/>
        </w:rPr>
        <w:t xml:space="preserve"> with Amazon Prime a distant second. The subscriber view by platform also quickly identifies that </w:t>
      </w:r>
      <w:r w:rsidR="00442CB4" w:rsidRPr="00415FAD">
        <w:rPr>
          <w:rFonts w:cstheme="minorHAnsi"/>
          <w:szCs w:val="24"/>
        </w:rPr>
        <w:t>Young Professionals</w:t>
      </w:r>
      <w:r w:rsidR="003D1536" w:rsidRPr="00415FAD">
        <w:rPr>
          <w:rFonts w:cstheme="minorHAnsi"/>
          <w:szCs w:val="24"/>
        </w:rPr>
        <w:t xml:space="preserve"> (our focus market for this analysis) are the leading consumers of </w:t>
      </w:r>
      <w:r w:rsidR="00C6189C" w:rsidRPr="00415FAD">
        <w:rPr>
          <w:rFonts w:cstheme="minorHAnsi"/>
          <w:szCs w:val="24"/>
        </w:rPr>
        <w:t>PODV</w:t>
      </w:r>
      <w:r w:rsidR="00877BD5" w:rsidRPr="00415FAD">
        <w:rPr>
          <w:rFonts w:cstheme="minorHAnsi"/>
          <w:szCs w:val="24"/>
        </w:rPr>
        <w:t>,</w:t>
      </w:r>
      <w:r w:rsidR="003D1536" w:rsidRPr="00415FAD">
        <w:rPr>
          <w:rFonts w:cstheme="minorHAnsi"/>
          <w:szCs w:val="24"/>
        </w:rPr>
        <w:t xml:space="preserve"> and therefor</w:t>
      </w:r>
      <w:r w:rsidR="00877BD5" w:rsidRPr="00415FAD">
        <w:rPr>
          <w:rFonts w:cstheme="minorHAnsi"/>
          <w:szCs w:val="24"/>
        </w:rPr>
        <w:t>e greatly impact</w:t>
      </w:r>
      <w:r w:rsidR="003D1536" w:rsidRPr="00415FAD">
        <w:rPr>
          <w:rFonts w:cstheme="minorHAnsi"/>
          <w:szCs w:val="24"/>
        </w:rPr>
        <w:t xml:space="preserve"> movie </w:t>
      </w:r>
      <w:r w:rsidR="00A952B8" w:rsidRPr="00415FAD">
        <w:rPr>
          <w:rFonts w:cstheme="minorHAnsi"/>
          <w:szCs w:val="24"/>
        </w:rPr>
        <w:t>theater</w:t>
      </w:r>
      <w:r w:rsidR="003D1536" w:rsidRPr="00415FAD">
        <w:rPr>
          <w:rFonts w:cstheme="minorHAnsi"/>
          <w:szCs w:val="24"/>
        </w:rPr>
        <w:t xml:space="preserve"> traffic in that demographic.</w:t>
      </w:r>
    </w:p>
    <w:p w14:paraId="0B1DA4DE" w14:textId="77777777" w:rsidR="003D1536" w:rsidRPr="00415FAD" w:rsidRDefault="002C0941" w:rsidP="007B5506">
      <w:pPr>
        <w:tabs>
          <w:tab w:val="left" w:pos="1163"/>
        </w:tabs>
        <w:jc w:val="center"/>
        <w:rPr>
          <w:rFonts w:cstheme="minorHAnsi"/>
          <w:szCs w:val="24"/>
        </w:rPr>
      </w:pPr>
      <w:r w:rsidRPr="00415FAD">
        <w:rPr>
          <w:rFonts w:cstheme="minorHAnsi"/>
          <w:noProof/>
          <w:szCs w:val="24"/>
          <w:rPrChange w:id="290" w:author="Travis Kemp" w:date="2017-12-03T07:02:00Z">
            <w:rPr>
              <w:rFonts w:cstheme="minorHAnsi"/>
              <w:noProof/>
              <w:szCs w:val="24"/>
            </w:rPr>
          </w:rPrChange>
        </w:rPr>
        <w:drawing>
          <wp:inline distT="0" distB="0" distL="0" distR="0" wp14:anchorId="3A4A65BC" wp14:editId="743C9238">
            <wp:extent cx="5486400" cy="237489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 Top POVD services by Age.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2374899"/>
                    </a:xfrm>
                    <a:prstGeom prst="rect">
                      <a:avLst/>
                    </a:prstGeom>
                    <a:ln>
                      <a:noFill/>
                    </a:ln>
                    <a:extLst>
                      <a:ext uri="{53640926-AAD7-44D8-BBD7-CCE9431645EC}">
                        <a14:shadowObscured xmlns:a14="http://schemas.microsoft.com/office/drawing/2010/main"/>
                      </a:ext>
                    </a:extLst>
                  </pic:spPr>
                </pic:pic>
              </a:graphicData>
            </a:graphic>
          </wp:inline>
        </w:drawing>
      </w:r>
    </w:p>
    <w:p w14:paraId="08E2709A" w14:textId="12551794" w:rsidR="003D1536" w:rsidRPr="00415FAD" w:rsidRDefault="003D1536" w:rsidP="002C537D">
      <w:pPr>
        <w:tabs>
          <w:tab w:val="left" w:pos="1163"/>
        </w:tabs>
        <w:rPr>
          <w:rFonts w:cstheme="minorHAnsi"/>
          <w:szCs w:val="24"/>
        </w:rPr>
      </w:pPr>
    </w:p>
    <w:p w14:paraId="2E56BF9C" w14:textId="76A3EC5E" w:rsidR="003D1536" w:rsidRPr="00415FAD" w:rsidRDefault="003D1536" w:rsidP="003D1536">
      <w:pPr>
        <w:jc w:val="center"/>
        <w:rPr>
          <w:rFonts w:cstheme="minorHAnsi"/>
          <w:i/>
          <w:szCs w:val="24"/>
        </w:rPr>
      </w:pPr>
      <w:r w:rsidRPr="00415FAD">
        <w:rPr>
          <w:rFonts w:cstheme="minorHAnsi"/>
          <w:szCs w:val="24"/>
        </w:rPr>
        <w:tab/>
      </w:r>
      <w:r w:rsidRPr="00415FAD">
        <w:rPr>
          <w:rFonts w:cstheme="minorHAnsi"/>
          <w:i/>
          <w:szCs w:val="24"/>
        </w:rPr>
        <w:t xml:space="preserve">Figure 12: Subscribers to </w:t>
      </w:r>
      <w:r w:rsidR="00C6189C" w:rsidRPr="00415FAD">
        <w:rPr>
          <w:rFonts w:cstheme="minorHAnsi"/>
          <w:i/>
          <w:szCs w:val="24"/>
        </w:rPr>
        <w:t>PODV</w:t>
      </w:r>
      <w:r w:rsidRPr="00415FAD">
        <w:rPr>
          <w:rFonts w:cstheme="minorHAnsi"/>
          <w:i/>
          <w:szCs w:val="24"/>
        </w:rPr>
        <w:t xml:space="preserve"> by age bucket (Tableau)</w:t>
      </w:r>
    </w:p>
    <w:p w14:paraId="6576526B" w14:textId="5206D059" w:rsidR="003D1536" w:rsidRPr="00415FAD" w:rsidRDefault="003D1536" w:rsidP="003D1536">
      <w:pPr>
        <w:tabs>
          <w:tab w:val="left" w:pos="1163"/>
        </w:tabs>
        <w:rPr>
          <w:rFonts w:cstheme="minorHAnsi"/>
          <w:szCs w:val="24"/>
        </w:rPr>
      </w:pPr>
    </w:p>
    <w:p w14:paraId="6A73CC75" w14:textId="5B769DC0" w:rsidR="003D1536" w:rsidRPr="00415FAD" w:rsidRDefault="003D1536" w:rsidP="00630C54">
      <w:pPr>
        <w:tabs>
          <w:tab w:val="left" w:pos="1163"/>
        </w:tabs>
        <w:ind w:firstLine="720"/>
        <w:rPr>
          <w:rFonts w:cstheme="minorHAnsi"/>
          <w:szCs w:val="24"/>
        </w:rPr>
      </w:pPr>
      <w:r w:rsidRPr="00415FAD">
        <w:rPr>
          <w:rFonts w:cstheme="minorHAnsi"/>
          <w:szCs w:val="24"/>
        </w:rPr>
        <w:lastRenderedPageBreak/>
        <w:t xml:space="preserve">The </w:t>
      </w:r>
      <w:r w:rsidR="00C6189C" w:rsidRPr="00415FAD">
        <w:rPr>
          <w:rFonts w:cstheme="minorHAnsi"/>
          <w:szCs w:val="24"/>
        </w:rPr>
        <w:t>PODV</w:t>
      </w:r>
      <w:r w:rsidR="00877BD5" w:rsidRPr="00415FAD">
        <w:rPr>
          <w:rFonts w:cstheme="minorHAnsi"/>
          <w:szCs w:val="24"/>
        </w:rPr>
        <w:t>-</w:t>
      </w:r>
      <w:r w:rsidRPr="00415FAD">
        <w:rPr>
          <w:rFonts w:cstheme="minorHAnsi"/>
          <w:szCs w:val="24"/>
        </w:rPr>
        <w:t>focused analysi</w:t>
      </w:r>
      <w:r w:rsidR="00877BD5" w:rsidRPr="00415FAD">
        <w:rPr>
          <w:rFonts w:cstheme="minorHAnsi"/>
          <w:szCs w:val="24"/>
        </w:rPr>
        <w:t>s</w:t>
      </w:r>
      <w:r w:rsidRPr="00415FAD">
        <w:rPr>
          <w:rFonts w:cstheme="minorHAnsi"/>
          <w:szCs w:val="24"/>
        </w:rPr>
        <w:t xml:space="preserve"> </w:t>
      </w:r>
      <w:r w:rsidR="00877BD5" w:rsidRPr="00415FAD">
        <w:rPr>
          <w:rFonts w:cstheme="minorHAnsi"/>
          <w:szCs w:val="24"/>
        </w:rPr>
        <w:t xml:space="preserve">indicates </w:t>
      </w:r>
      <w:r w:rsidRPr="00415FAD">
        <w:rPr>
          <w:rFonts w:cstheme="minorHAnsi"/>
          <w:szCs w:val="24"/>
        </w:rPr>
        <w:t xml:space="preserve">that even though individuals are still visiting movie </w:t>
      </w:r>
      <w:r w:rsidR="00A952B8" w:rsidRPr="00415FAD">
        <w:rPr>
          <w:rFonts w:cstheme="minorHAnsi"/>
          <w:szCs w:val="24"/>
        </w:rPr>
        <w:t>theater</w:t>
      </w:r>
      <w:r w:rsidRPr="00415FAD">
        <w:rPr>
          <w:rFonts w:cstheme="minorHAnsi"/>
          <w:szCs w:val="24"/>
        </w:rPr>
        <w:t xml:space="preserve">s, they are likely to have some sort of </w:t>
      </w:r>
      <w:r w:rsidR="00C6189C" w:rsidRPr="00415FAD">
        <w:rPr>
          <w:rFonts w:cstheme="minorHAnsi"/>
          <w:szCs w:val="24"/>
        </w:rPr>
        <w:t>PODV</w:t>
      </w:r>
      <w:r w:rsidRPr="00415FAD">
        <w:rPr>
          <w:rFonts w:cstheme="minorHAnsi"/>
          <w:szCs w:val="24"/>
        </w:rPr>
        <w:t xml:space="preserve"> service at home that </w:t>
      </w:r>
      <w:r w:rsidR="00877BD5" w:rsidRPr="00415FAD">
        <w:rPr>
          <w:rFonts w:cstheme="minorHAnsi"/>
          <w:szCs w:val="24"/>
        </w:rPr>
        <w:t xml:space="preserve">decreases the amount of time they could be spending at the </w:t>
      </w:r>
      <w:r w:rsidR="00A952B8" w:rsidRPr="00415FAD">
        <w:rPr>
          <w:rFonts w:cstheme="minorHAnsi"/>
          <w:szCs w:val="24"/>
        </w:rPr>
        <w:t>theater</w:t>
      </w:r>
      <w:r w:rsidRPr="00415FAD">
        <w:rPr>
          <w:rFonts w:cstheme="minorHAnsi"/>
          <w:szCs w:val="24"/>
        </w:rPr>
        <w:t xml:space="preserve">. </w:t>
      </w:r>
    </w:p>
    <w:p w14:paraId="15FFBFDC" w14:textId="01476709" w:rsidR="003D1536" w:rsidRPr="00415FAD" w:rsidRDefault="003D1536" w:rsidP="003D1536">
      <w:pPr>
        <w:tabs>
          <w:tab w:val="left" w:pos="1163"/>
        </w:tabs>
        <w:rPr>
          <w:rFonts w:cstheme="minorHAnsi"/>
          <w:szCs w:val="24"/>
        </w:rPr>
      </w:pPr>
    </w:p>
    <w:p w14:paraId="2B487F64" w14:textId="192FC4F2" w:rsidR="003D1536" w:rsidRPr="00415FAD" w:rsidRDefault="003D1536" w:rsidP="00630C54">
      <w:pPr>
        <w:tabs>
          <w:tab w:val="left" w:pos="1163"/>
        </w:tabs>
        <w:ind w:firstLine="720"/>
        <w:rPr>
          <w:rFonts w:cstheme="minorHAnsi"/>
          <w:szCs w:val="24"/>
        </w:rPr>
      </w:pPr>
      <w:r w:rsidRPr="00415FAD">
        <w:rPr>
          <w:rFonts w:cstheme="minorHAnsi"/>
          <w:szCs w:val="24"/>
        </w:rPr>
        <w:t xml:space="preserve">By cross-sectioning </w:t>
      </w:r>
      <w:r w:rsidR="00C6189C" w:rsidRPr="00415FAD">
        <w:rPr>
          <w:rFonts w:cstheme="minorHAnsi"/>
          <w:szCs w:val="24"/>
        </w:rPr>
        <w:t>PODV</w:t>
      </w:r>
      <w:r w:rsidRPr="00415FAD">
        <w:rPr>
          <w:rFonts w:cstheme="minorHAnsi"/>
          <w:szCs w:val="24"/>
        </w:rPr>
        <w:t xml:space="preserve"> subscribers and </w:t>
      </w:r>
      <w:r w:rsidR="00A952B8" w:rsidRPr="00415FAD">
        <w:rPr>
          <w:rFonts w:cstheme="minorHAnsi"/>
          <w:szCs w:val="24"/>
        </w:rPr>
        <w:t>theater</w:t>
      </w:r>
      <w:r w:rsidRPr="00415FAD">
        <w:rPr>
          <w:rFonts w:cstheme="minorHAnsi"/>
          <w:szCs w:val="24"/>
        </w:rPr>
        <w:t xml:space="preserve"> visit frequency</w:t>
      </w:r>
      <w:r w:rsidR="00877BD5" w:rsidRPr="00415FAD">
        <w:rPr>
          <w:rFonts w:cstheme="minorHAnsi"/>
          <w:szCs w:val="24"/>
        </w:rPr>
        <w:t>,</w:t>
      </w:r>
      <w:r w:rsidRPr="00415FAD">
        <w:rPr>
          <w:rFonts w:cstheme="minorHAnsi"/>
          <w:szCs w:val="24"/>
        </w:rPr>
        <w:t xml:space="preserve"> </w:t>
      </w:r>
      <w:r w:rsidR="00877BD5" w:rsidRPr="00415FAD">
        <w:rPr>
          <w:rFonts w:cstheme="minorHAnsi"/>
          <w:szCs w:val="24"/>
        </w:rPr>
        <w:t>it is apparent where the opportunity for attracting</w:t>
      </w:r>
      <w:r w:rsidRPr="00415FAD">
        <w:rPr>
          <w:rFonts w:cstheme="minorHAnsi"/>
          <w:szCs w:val="24"/>
        </w:rPr>
        <w:t xml:space="preserve"> new customers to the</w:t>
      </w:r>
      <w:r w:rsidR="00877BD5" w:rsidRPr="00415FAD">
        <w:rPr>
          <w:rFonts w:cstheme="minorHAnsi"/>
          <w:szCs w:val="24"/>
        </w:rPr>
        <w:t xml:space="preserve"> movie</w:t>
      </w:r>
      <w:r w:rsidRPr="00415FAD">
        <w:rPr>
          <w:rFonts w:cstheme="minorHAnsi"/>
          <w:szCs w:val="24"/>
        </w:rPr>
        <w:t xml:space="preserve"> </w:t>
      </w:r>
      <w:r w:rsidR="00A952B8" w:rsidRPr="00415FAD">
        <w:rPr>
          <w:rFonts w:cstheme="minorHAnsi"/>
          <w:szCs w:val="24"/>
        </w:rPr>
        <w:t>theater</w:t>
      </w:r>
      <w:r w:rsidR="00877BD5" w:rsidRPr="00415FAD">
        <w:rPr>
          <w:rFonts w:cstheme="minorHAnsi"/>
          <w:szCs w:val="24"/>
        </w:rPr>
        <w:t xml:space="preserve"> lies</w:t>
      </w:r>
      <w:r w:rsidRPr="00415FAD">
        <w:rPr>
          <w:rFonts w:cstheme="minorHAnsi"/>
          <w:szCs w:val="24"/>
        </w:rPr>
        <w:t xml:space="preserve">. </w:t>
      </w:r>
      <w:r w:rsidR="00877BD5" w:rsidRPr="00415FAD">
        <w:rPr>
          <w:rFonts w:cstheme="minorHAnsi"/>
          <w:szCs w:val="24"/>
        </w:rPr>
        <w:t xml:space="preserve">Also indicated is the fact that </w:t>
      </w:r>
      <w:r w:rsidR="00442CB4" w:rsidRPr="00415FAD">
        <w:rPr>
          <w:rFonts w:cstheme="minorHAnsi"/>
          <w:szCs w:val="24"/>
        </w:rPr>
        <w:t>Young Professionals</w:t>
      </w:r>
      <w:r w:rsidRPr="00415FAD">
        <w:rPr>
          <w:rFonts w:cstheme="minorHAnsi"/>
          <w:szCs w:val="24"/>
        </w:rPr>
        <w:t xml:space="preserve"> are the leading consumers of </w:t>
      </w:r>
      <w:r w:rsidR="00C6189C" w:rsidRPr="00415FAD">
        <w:rPr>
          <w:rFonts w:cstheme="minorHAnsi"/>
          <w:szCs w:val="24"/>
        </w:rPr>
        <w:t>PODV</w:t>
      </w:r>
      <w:r w:rsidR="00877BD5" w:rsidRPr="00415FAD">
        <w:rPr>
          <w:rFonts w:cstheme="minorHAnsi"/>
          <w:szCs w:val="24"/>
        </w:rPr>
        <w:t xml:space="preserve">, </w:t>
      </w:r>
      <w:r w:rsidRPr="00415FAD">
        <w:rPr>
          <w:rFonts w:cstheme="minorHAnsi"/>
          <w:szCs w:val="24"/>
        </w:rPr>
        <w:t xml:space="preserve">and in many ways one of the leading reasons for the changing landscape of the </w:t>
      </w:r>
      <w:r w:rsidR="00877BD5" w:rsidRPr="00415FAD">
        <w:rPr>
          <w:rFonts w:cstheme="minorHAnsi"/>
          <w:szCs w:val="24"/>
        </w:rPr>
        <w:t xml:space="preserve">movie </w:t>
      </w:r>
      <w:r w:rsidRPr="00415FAD">
        <w:rPr>
          <w:rFonts w:cstheme="minorHAnsi"/>
          <w:szCs w:val="24"/>
        </w:rPr>
        <w:t xml:space="preserve">entertainment </w:t>
      </w:r>
      <w:r w:rsidR="00877BD5" w:rsidRPr="00415FAD">
        <w:rPr>
          <w:rFonts w:cstheme="minorHAnsi"/>
          <w:szCs w:val="24"/>
        </w:rPr>
        <w:t>industry</w:t>
      </w:r>
      <w:r w:rsidRPr="00415FAD">
        <w:rPr>
          <w:rFonts w:cstheme="minorHAnsi"/>
          <w:szCs w:val="24"/>
        </w:rPr>
        <w:t xml:space="preserve">. </w:t>
      </w:r>
    </w:p>
    <w:p w14:paraId="6CA77AE2" w14:textId="4B18CB31" w:rsidR="003D1536" w:rsidRPr="00415FAD" w:rsidRDefault="003D1536" w:rsidP="003D1536">
      <w:pPr>
        <w:tabs>
          <w:tab w:val="left" w:pos="1163"/>
        </w:tabs>
        <w:rPr>
          <w:rFonts w:cstheme="minorHAnsi"/>
          <w:szCs w:val="24"/>
        </w:rPr>
      </w:pPr>
    </w:p>
    <w:p w14:paraId="1137F1D8" w14:textId="5DD3B865" w:rsidR="003D1536" w:rsidRPr="00415FAD" w:rsidRDefault="003D1536" w:rsidP="001842A7">
      <w:pPr>
        <w:pStyle w:val="Heading3"/>
        <w:spacing w:after="120" w:line="276" w:lineRule="auto"/>
        <w:rPr>
          <w:rFonts w:cstheme="minorHAnsi"/>
        </w:rPr>
      </w:pPr>
      <w:bookmarkStart w:id="291" w:name="_Toc500048525"/>
      <w:r w:rsidRPr="00415FAD">
        <w:rPr>
          <w:rFonts w:cstheme="minorHAnsi"/>
        </w:rPr>
        <w:t xml:space="preserve">2) </w:t>
      </w:r>
      <w:r w:rsidR="008C75DA" w:rsidRPr="00415FAD">
        <w:rPr>
          <w:rFonts w:cstheme="minorHAnsi"/>
        </w:rPr>
        <w:t>Cinemark</w:t>
      </w:r>
      <w:r w:rsidR="000E198E" w:rsidRPr="00415FAD">
        <w:rPr>
          <w:rFonts w:cstheme="minorHAnsi"/>
        </w:rPr>
        <w:t xml:space="preserve"> </w:t>
      </w:r>
      <w:r w:rsidR="00017BF0" w:rsidRPr="00415FAD">
        <w:rPr>
          <w:rFonts w:cstheme="minorHAnsi"/>
        </w:rPr>
        <w:t>Visit and Loyalty Analysis</w:t>
      </w:r>
      <w:bookmarkEnd w:id="291"/>
    </w:p>
    <w:p w14:paraId="2D33C1F7" w14:textId="6C8EF5AE" w:rsidR="003D1536" w:rsidRPr="00415FAD" w:rsidRDefault="00017BF0" w:rsidP="00630C54">
      <w:pPr>
        <w:tabs>
          <w:tab w:val="left" w:pos="1163"/>
        </w:tabs>
        <w:ind w:firstLine="720"/>
        <w:rPr>
          <w:rFonts w:cstheme="minorHAnsi"/>
          <w:szCs w:val="24"/>
        </w:rPr>
      </w:pPr>
      <w:r w:rsidRPr="00415FAD">
        <w:rPr>
          <w:rFonts w:cstheme="minorHAnsi"/>
          <w:szCs w:val="24"/>
        </w:rPr>
        <w:t xml:space="preserve">The next section of our analysis moves on to look at how many survey respondents </w:t>
      </w:r>
      <w:r w:rsidR="00877BD5" w:rsidRPr="00415FAD">
        <w:rPr>
          <w:rFonts w:cstheme="minorHAnsi"/>
          <w:szCs w:val="24"/>
        </w:rPr>
        <w:t xml:space="preserve">visit </w:t>
      </w:r>
      <w:r w:rsidR="008C75DA" w:rsidRPr="00415FAD">
        <w:rPr>
          <w:rFonts w:cstheme="minorHAnsi"/>
          <w:szCs w:val="24"/>
        </w:rPr>
        <w:t>Cinemark</w:t>
      </w:r>
      <w:r w:rsidR="00877BD5" w:rsidRPr="00415FAD">
        <w:rPr>
          <w:rFonts w:cstheme="minorHAnsi"/>
          <w:szCs w:val="24"/>
        </w:rPr>
        <w:t xml:space="preserve"> </w:t>
      </w:r>
      <w:r w:rsidR="00A952B8" w:rsidRPr="00415FAD">
        <w:rPr>
          <w:rFonts w:cstheme="minorHAnsi"/>
          <w:szCs w:val="24"/>
        </w:rPr>
        <w:t>Theater</w:t>
      </w:r>
      <w:r w:rsidR="00877BD5" w:rsidRPr="00415FAD">
        <w:rPr>
          <w:rFonts w:cstheme="minorHAnsi"/>
          <w:szCs w:val="24"/>
        </w:rPr>
        <w:t>s</w:t>
      </w:r>
      <w:r w:rsidRPr="00415FAD">
        <w:rPr>
          <w:rFonts w:cstheme="minorHAnsi"/>
          <w:szCs w:val="24"/>
        </w:rPr>
        <w:t xml:space="preserve">. </w:t>
      </w:r>
      <w:r w:rsidR="00877BD5" w:rsidRPr="00415FAD">
        <w:rPr>
          <w:rFonts w:cstheme="minorHAnsi"/>
          <w:szCs w:val="24"/>
        </w:rPr>
        <w:t>T</w:t>
      </w:r>
      <w:r w:rsidRPr="00415FAD">
        <w:rPr>
          <w:rFonts w:cstheme="minorHAnsi"/>
          <w:szCs w:val="24"/>
        </w:rPr>
        <w:t>hese respondents</w:t>
      </w:r>
      <w:r w:rsidR="00877BD5" w:rsidRPr="00415FAD">
        <w:rPr>
          <w:rFonts w:cstheme="minorHAnsi"/>
          <w:szCs w:val="24"/>
        </w:rPr>
        <w:t xml:space="preserve"> are classified</w:t>
      </w:r>
      <w:r w:rsidRPr="00415FAD">
        <w:rPr>
          <w:rFonts w:cstheme="minorHAnsi"/>
          <w:szCs w:val="24"/>
        </w:rPr>
        <w:t xml:space="preserve"> as “loyalists” and </w:t>
      </w:r>
      <w:r w:rsidR="00877BD5" w:rsidRPr="00415FAD">
        <w:rPr>
          <w:rFonts w:cstheme="minorHAnsi"/>
          <w:szCs w:val="24"/>
        </w:rPr>
        <w:t>then compared to</w:t>
      </w:r>
      <w:r w:rsidRPr="00415FAD">
        <w:rPr>
          <w:rFonts w:cstheme="minorHAnsi"/>
          <w:szCs w:val="24"/>
        </w:rPr>
        <w:t xml:space="preserve"> </w:t>
      </w:r>
      <w:r w:rsidR="00877BD5" w:rsidRPr="00415FAD">
        <w:rPr>
          <w:rFonts w:cstheme="minorHAnsi"/>
          <w:szCs w:val="24"/>
        </w:rPr>
        <w:t xml:space="preserve">other, </w:t>
      </w:r>
      <w:r w:rsidRPr="00415FAD">
        <w:rPr>
          <w:rFonts w:cstheme="minorHAnsi"/>
          <w:szCs w:val="24"/>
        </w:rPr>
        <w:t xml:space="preserve">competitor loyalists. </w:t>
      </w:r>
    </w:p>
    <w:p w14:paraId="2ED7BC50" w14:textId="1124E660" w:rsidR="00017BF0" w:rsidRPr="00415FAD" w:rsidRDefault="00017BF0" w:rsidP="003D1536">
      <w:pPr>
        <w:tabs>
          <w:tab w:val="left" w:pos="1163"/>
        </w:tabs>
        <w:rPr>
          <w:rFonts w:cstheme="minorHAnsi"/>
          <w:szCs w:val="24"/>
        </w:rPr>
      </w:pPr>
    </w:p>
    <w:p w14:paraId="4FA6A1F4" w14:textId="65AA794C" w:rsidR="00017BF0" w:rsidRPr="00415FAD" w:rsidRDefault="00017BF0" w:rsidP="00630C54">
      <w:pPr>
        <w:tabs>
          <w:tab w:val="left" w:pos="1163"/>
        </w:tabs>
        <w:ind w:firstLine="720"/>
        <w:rPr>
          <w:rFonts w:cstheme="minorHAnsi"/>
          <w:szCs w:val="24"/>
        </w:rPr>
      </w:pPr>
      <w:r w:rsidRPr="00415FAD">
        <w:rPr>
          <w:rFonts w:cstheme="minorHAnsi"/>
          <w:szCs w:val="24"/>
        </w:rPr>
        <w:t xml:space="preserve">As figure 13 </w:t>
      </w:r>
      <w:r w:rsidR="00877BD5" w:rsidRPr="00415FAD">
        <w:rPr>
          <w:rFonts w:cstheme="minorHAnsi"/>
          <w:szCs w:val="24"/>
        </w:rPr>
        <w:t>shows</w:t>
      </w:r>
      <w:r w:rsidRPr="00415FAD">
        <w:rPr>
          <w:rFonts w:cstheme="minorHAnsi"/>
          <w:szCs w:val="24"/>
        </w:rPr>
        <w:t xml:space="preserve">, just under 2/5 of respondents identify as </w:t>
      </w:r>
      <w:r w:rsidRPr="00415FAD">
        <w:rPr>
          <w:rFonts w:cstheme="minorHAnsi"/>
          <w:i/>
          <w:szCs w:val="24"/>
        </w:rPr>
        <w:t>frequent</w:t>
      </w:r>
      <w:r w:rsidRPr="00415FAD">
        <w:rPr>
          <w:rFonts w:cstheme="minorHAnsi"/>
          <w:szCs w:val="24"/>
        </w:rPr>
        <w:t xml:space="preserve"> or </w:t>
      </w:r>
      <w:r w:rsidRPr="00415FAD">
        <w:rPr>
          <w:rFonts w:cstheme="minorHAnsi"/>
          <w:i/>
          <w:szCs w:val="24"/>
        </w:rPr>
        <w:t>light</w:t>
      </w:r>
      <w:r w:rsidRPr="00415FAD">
        <w:rPr>
          <w:rFonts w:cstheme="minorHAnsi"/>
          <w:szCs w:val="24"/>
        </w:rPr>
        <w:t xml:space="preserve"> visitors </w:t>
      </w:r>
      <w:r w:rsidR="00877BD5" w:rsidRPr="00415FAD">
        <w:rPr>
          <w:rFonts w:cstheme="minorHAnsi"/>
          <w:szCs w:val="24"/>
        </w:rPr>
        <w:t>of</w:t>
      </w:r>
      <w:r w:rsidRPr="00415FAD">
        <w:rPr>
          <w:rFonts w:cstheme="minorHAnsi"/>
          <w:szCs w:val="24"/>
        </w:rPr>
        <w:t xml:space="preserve"> </w:t>
      </w:r>
      <w:r w:rsidR="008C75DA" w:rsidRPr="00415FAD">
        <w:rPr>
          <w:rFonts w:cstheme="minorHAnsi"/>
          <w:szCs w:val="24"/>
        </w:rPr>
        <w:t>Cinemark</w:t>
      </w:r>
      <w:r w:rsidRPr="00415FAD">
        <w:rPr>
          <w:rFonts w:cstheme="minorHAnsi"/>
          <w:szCs w:val="24"/>
        </w:rPr>
        <w:t xml:space="preserve"> </w:t>
      </w:r>
      <w:r w:rsidR="00A952B8" w:rsidRPr="00415FAD">
        <w:rPr>
          <w:rFonts w:cstheme="minorHAnsi"/>
          <w:szCs w:val="24"/>
        </w:rPr>
        <w:t>Theater</w:t>
      </w:r>
      <w:r w:rsidR="00877BD5" w:rsidRPr="00415FAD">
        <w:rPr>
          <w:rFonts w:cstheme="minorHAnsi"/>
          <w:szCs w:val="24"/>
        </w:rPr>
        <w:t xml:space="preserve">s – 3/5 of </w:t>
      </w:r>
      <w:r w:rsidR="007B5506" w:rsidRPr="00415FAD">
        <w:rPr>
          <w:rFonts w:cstheme="minorHAnsi"/>
          <w:szCs w:val="24"/>
        </w:rPr>
        <w:t>survey respondents are</w:t>
      </w:r>
      <w:r w:rsidR="00877BD5" w:rsidRPr="00415FAD">
        <w:rPr>
          <w:rFonts w:cstheme="minorHAnsi"/>
          <w:szCs w:val="24"/>
        </w:rPr>
        <w:t>, therefore, Cinemark</w:t>
      </w:r>
      <w:r w:rsidR="007B5506" w:rsidRPr="00415FAD">
        <w:rPr>
          <w:rFonts w:cstheme="minorHAnsi"/>
          <w:szCs w:val="24"/>
        </w:rPr>
        <w:t xml:space="preserve"> non-visitor</w:t>
      </w:r>
      <w:r w:rsidR="00877BD5" w:rsidRPr="00415FAD">
        <w:rPr>
          <w:rFonts w:cstheme="minorHAnsi"/>
          <w:szCs w:val="24"/>
        </w:rPr>
        <w:t>s</w:t>
      </w:r>
      <w:r w:rsidR="007B5506" w:rsidRPr="00415FAD">
        <w:rPr>
          <w:rFonts w:cstheme="minorHAnsi"/>
          <w:szCs w:val="24"/>
        </w:rPr>
        <w:t xml:space="preserve">. These visitors are likely mostly frequenting </w:t>
      </w:r>
      <w:r w:rsidR="00877BD5" w:rsidRPr="00415FAD">
        <w:rPr>
          <w:rFonts w:cstheme="minorHAnsi"/>
          <w:szCs w:val="24"/>
        </w:rPr>
        <w:t xml:space="preserve">one of the </w:t>
      </w:r>
      <w:r w:rsidR="007B5506" w:rsidRPr="00415FAD">
        <w:rPr>
          <w:rFonts w:cstheme="minorHAnsi"/>
          <w:szCs w:val="24"/>
        </w:rPr>
        <w:t>other two</w:t>
      </w:r>
      <w:r w:rsidR="00877BD5" w:rsidRPr="00415FAD">
        <w:rPr>
          <w:rFonts w:cstheme="minorHAnsi"/>
          <w:szCs w:val="24"/>
        </w:rPr>
        <w:t xml:space="preserve"> top firms</w:t>
      </w:r>
      <w:r w:rsidR="007B5506" w:rsidRPr="00415FAD">
        <w:rPr>
          <w:rFonts w:cstheme="minorHAnsi"/>
          <w:szCs w:val="24"/>
        </w:rPr>
        <w:t xml:space="preserve"> in the </w:t>
      </w:r>
      <w:r w:rsidR="00877BD5" w:rsidRPr="00415FAD">
        <w:rPr>
          <w:rFonts w:cstheme="minorHAnsi"/>
          <w:szCs w:val="24"/>
        </w:rPr>
        <w:t>industry.</w:t>
      </w:r>
    </w:p>
    <w:p w14:paraId="6259CD74" w14:textId="07190692" w:rsidR="003D1536" w:rsidRPr="00415FAD" w:rsidRDefault="00017BF0" w:rsidP="007B5506">
      <w:pPr>
        <w:tabs>
          <w:tab w:val="left" w:pos="1163"/>
        </w:tabs>
        <w:jc w:val="center"/>
        <w:rPr>
          <w:rFonts w:cstheme="minorHAnsi"/>
          <w:szCs w:val="24"/>
        </w:rPr>
      </w:pPr>
      <w:r w:rsidRPr="00415FAD">
        <w:rPr>
          <w:rFonts w:cstheme="minorHAnsi"/>
          <w:noProof/>
          <w:szCs w:val="24"/>
          <w:rPrChange w:id="292" w:author="Travis Kemp" w:date="2017-12-03T07:02:00Z">
            <w:rPr>
              <w:rFonts w:cstheme="minorHAnsi"/>
              <w:noProof/>
              <w:szCs w:val="24"/>
            </w:rPr>
          </w:rPrChange>
        </w:rPr>
        <w:drawing>
          <wp:inline distT="0" distB="0" distL="0" distR="0" wp14:anchorId="560C6ABA" wp14:editId="3E127930">
            <wp:extent cx="5486400" cy="289365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 Brand 7 Visitor Frequency.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86400" cy="2893653"/>
                    </a:xfrm>
                    <a:prstGeom prst="rect">
                      <a:avLst/>
                    </a:prstGeom>
                    <a:ln>
                      <a:noFill/>
                    </a:ln>
                    <a:extLst>
                      <a:ext uri="{53640926-AAD7-44D8-BBD7-CCE9431645EC}">
                        <a14:shadowObscured xmlns:a14="http://schemas.microsoft.com/office/drawing/2010/main"/>
                      </a:ext>
                    </a:extLst>
                  </pic:spPr>
                </pic:pic>
              </a:graphicData>
            </a:graphic>
          </wp:inline>
        </w:drawing>
      </w:r>
    </w:p>
    <w:p w14:paraId="428A3958" w14:textId="14ABCDBF" w:rsidR="00017BF0" w:rsidRPr="00415FAD" w:rsidRDefault="00017BF0" w:rsidP="00017BF0">
      <w:pPr>
        <w:jc w:val="center"/>
        <w:rPr>
          <w:rFonts w:cstheme="minorHAnsi"/>
          <w:i/>
          <w:szCs w:val="24"/>
        </w:rPr>
      </w:pPr>
      <w:r w:rsidRPr="00415FAD">
        <w:rPr>
          <w:rFonts w:cstheme="minorHAnsi"/>
          <w:szCs w:val="24"/>
        </w:rPr>
        <w:tab/>
      </w:r>
      <w:r w:rsidRPr="00415FAD">
        <w:rPr>
          <w:rFonts w:cstheme="minorHAnsi"/>
          <w:i/>
          <w:szCs w:val="24"/>
        </w:rPr>
        <w:t xml:space="preserve">Figure 13: Visitors to </w:t>
      </w:r>
      <w:r w:rsidR="008C75DA" w:rsidRPr="00415FAD">
        <w:rPr>
          <w:rFonts w:cstheme="minorHAnsi"/>
          <w:i/>
          <w:szCs w:val="24"/>
        </w:rPr>
        <w:t>Cinemark</w:t>
      </w:r>
      <w:r w:rsidRPr="00415FAD">
        <w:rPr>
          <w:rFonts w:cstheme="minorHAnsi"/>
          <w:i/>
          <w:szCs w:val="24"/>
        </w:rPr>
        <w:t xml:space="preserve"> </w:t>
      </w:r>
      <w:r w:rsidR="00A952B8" w:rsidRPr="00415FAD">
        <w:rPr>
          <w:rFonts w:cstheme="minorHAnsi"/>
          <w:i/>
          <w:szCs w:val="24"/>
        </w:rPr>
        <w:t>theater</w:t>
      </w:r>
      <w:r w:rsidRPr="00415FAD">
        <w:rPr>
          <w:rFonts w:cstheme="minorHAnsi"/>
          <w:i/>
          <w:szCs w:val="24"/>
        </w:rPr>
        <w:t>s (Tableau)</w:t>
      </w:r>
    </w:p>
    <w:p w14:paraId="661DC882" w14:textId="19AE32B3" w:rsidR="00017BF0" w:rsidRPr="00415FAD" w:rsidRDefault="00017BF0" w:rsidP="003D1536">
      <w:pPr>
        <w:tabs>
          <w:tab w:val="left" w:pos="1163"/>
        </w:tabs>
        <w:rPr>
          <w:rFonts w:cstheme="minorHAnsi"/>
          <w:szCs w:val="24"/>
        </w:rPr>
      </w:pPr>
    </w:p>
    <w:p w14:paraId="4ADBAACF" w14:textId="21B4428C" w:rsidR="00017BF0" w:rsidRPr="00415FAD" w:rsidRDefault="00877BD5" w:rsidP="00630C54">
      <w:pPr>
        <w:tabs>
          <w:tab w:val="left" w:pos="1163"/>
        </w:tabs>
        <w:ind w:firstLine="720"/>
        <w:rPr>
          <w:rFonts w:cstheme="minorHAnsi"/>
          <w:szCs w:val="24"/>
        </w:rPr>
      </w:pPr>
      <w:r w:rsidRPr="00415FAD">
        <w:rPr>
          <w:rFonts w:cstheme="minorHAnsi"/>
          <w:szCs w:val="24"/>
        </w:rPr>
        <w:t>Further analysis is done among the identified Cinemark</w:t>
      </w:r>
      <w:r w:rsidR="007B5506" w:rsidRPr="00415FAD">
        <w:rPr>
          <w:rFonts w:cstheme="minorHAnsi"/>
          <w:szCs w:val="24"/>
        </w:rPr>
        <w:t xml:space="preserve"> visitors to identify trends (</w:t>
      </w:r>
      <w:r w:rsidR="007B5506" w:rsidRPr="00415FAD">
        <w:rPr>
          <w:rFonts w:cstheme="minorHAnsi"/>
          <w:i/>
          <w:szCs w:val="24"/>
        </w:rPr>
        <w:t>constant</w:t>
      </w:r>
      <w:r w:rsidR="007B5506" w:rsidRPr="00415FAD">
        <w:rPr>
          <w:rFonts w:cstheme="minorHAnsi"/>
          <w:szCs w:val="24"/>
        </w:rPr>
        <w:t xml:space="preserve">, </w:t>
      </w:r>
      <w:r w:rsidR="007B5506" w:rsidRPr="00415FAD">
        <w:rPr>
          <w:rFonts w:cstheme="minorHAnsi"/>
          <w:i/>
          <w:szCs w:val="24"/>
        </w:rPr>
        <w:t>decreasing</w:t>
      </w:r>
      <w:r w:rsidR="007B5506" w:rsidRPr="00415FAD">
        <w:rPr>
          <w:rFonts w:cstheme="minorHAnsi"/>
          <w:szCs w:val="24"/>
        </w:rPr>
        <w:t xml:space="preserve"> or </w:t>
      </w:r>
      <w:r w:rsidR="007B5506" w:rsidRPr="00415FAD">
        <w:rPr>
          <w:rFonts w:cstheme="minorHAnsi"/>
          <w:i/>
          <w:szCs w:val="24"/>
        </w:rPr>
        <w:t>increasing</w:t>
      </w:r>
      <w:r w:rsidR="007B5506" w:rsidRPr="00415FAD">
        <w:rPr>
          <w:rFonts w:cstheme="minorHAnsi"/>
          <w:szCs w:val="24"/>
        </w:rPr>
        <w:t xml:space="preserve">) with </w:t>
      </w:r>
      <w:r w:rsidR="008C75DA" w:rsidRPr="00415FAD">
        <w:rPr>
          <w:rFonts w:cstheme="minorHAnsi"/>
          <w:szCs w:val="24"/>
        </w:rPr>
        <w:t>Cinemark</w:t>
      </w:r>
      <w:r w:rsidR="007B5506" w:rsidRPr="00415FAD">
        <w:rPr>
          <w:rFonts w:cstheme="minorHAnsi"/>
          <w:szCs w:val="24"/>
        </w:rPr>
        <w:t xml:space="preserve"> location visits. Within the </w:t>
      </w:r>
      <w:r w:rsidR="007B5506" w:rsidRPr="00415FAD">
        <w:rPr>
          <w:rFonts w:cstheme="minorHAnsi"/>
          <w:i/>
          <w:szCs w:val="24"/>
        </w:rPr>
        <w:t>frequent</w:t>
      </w:r>
      <w:r w:rsidR="007B5506" w:rsidRPr="00415FAD">
        <w:rPr>
          <w:rFonts w:cstheme="minorHAnsi"/>
          <w:szCs w:val="24"/>
        </w:rPr>
        <w:t xml:space="preserve"> bucket (about 2/5 of the</w:t>
      </w:r>
      <w:r w:rsidRPr="00415FAD">
        <w:rPr>
          <w:rFonts w:cstheme="minorHAnsi"/>
          <w:szCs w:val="24"/>
        </w:rPr>
        <w:t xml:space="preserve"> previously identified</w:t>
      </w:r>
      <w:r w:rsidR="007B5506" w:rsidRPr="00415FAD">
        <w:rPr>
          <w:rFonts w:cstheme="minorHAnsi"/>
          <w:szCs w:val="24"/>
        </w:rPr>
        <w:t xml:space="preserve"> </w:t>
      </w:r>
      <w:r w:rsidR="007B5506" w:rsidRPr="00415FAD">
        <w:rPr>
          <w:rFonts w:cstheme="minorHAnsi"/>
          <w:i/>
          <w:szCs w:val="24"/>
        </w:rPr>
        <w:t xml:space="preserve">frequent </w:t>
      </w:r>
      <w:r w:rsidR="007B5506" w:rsidRPr="00415FAD">
        <w:rPr>
          <w:rFonts w:cstheme="minorHAnsi"/>
          <w:szCs w:val="24"/>
        </w:rPr>
        <w:t>and</w:t>
      </w:r>
      <w:r w:rsidR="007B5506" w:rsidRPr="00415FAD">
        <w:rPr>
          <w:rFonts w:cstheme="minorHAnsi"/>
          <w:i/>
          <w:szCs w:val="24"/>
        </w:rPr>
        <w:t xml:space="preserve"> light</w:t>
      </w:r>
      <w:r w:rsidR="007B5506" w:rsidRPr="00415FAD">
        <w:rPr>
          <w:rFonts w:cstheme="minorHAnsi"/>
          <w:szCs w:val="24"/>
        </w:rPr>
        <w:t xml:space="preserve"> </w:t>
      </w:r>
      <w:r w:rsidR="008C75DA" w:rsidRPr="00415FAD">
        <w:rPr>
          <w:rFonts w:cstheme="minorHAnsi"/>
          <w:szCs w:val="24"/>
        </w:rPr>
        <w:t>Cinemark</w:t>
      </w:r>
      <w:r w:rsidR="007B5506" w:rsidRPr="00415FAD">
        <w:rPr>
          <w:rFonts w:cstheme="minorHAnsi"/>
          <w:szCs w:val="24"/>
        </w:rPr>
        <w:t xml:space="preserve"> visitors), </w:t>
      </w:r>
      <w:r w:rsidRPr="00415FAD">
        <w:rPr>
          <w:rFonts w:cstheme="minorHAnsi"/>
          <w:szCs w:val="24"/>
        </w:rPr>
        <w:t xml:space="preserve">the trends are promising; the </w:t>
      </w:r>
      <w:r w:rsidR="007B5506" w:rsidRPr="00415FAD">
        <w:rPr>
          <w:rFonts w:cstheme="minorHAnsi"/>
          <w:szCs w:val="24"/>
        </w:rPr>
        <w:t xml:space="preserve">largest </w:t>
      </w:r>
      <w:r w:rsidRPr="00415FAD">
        <w:rPr>
          <w:rFonts w:cstheme="minorHAnsi"/>
          <w:szCs w:val="24"/>
        </w:rPr>
        <w:t xml:space="preserve">group </w:t>
      </w:r>
      <w:r w:rsidR="007B5506" w:rsidRPr="00415FAD">
        <w:rPr>
          <w:rFonts w:cstheme="minorHAnsi"/>
          <w:szCs w:val="24"/>
        </w:rPr>
        <w:t>of visitors</w:t>
      </w:r>
      <w:r w:rsidRPr="00415FAD">
        <w:rPr>
          <w:rFonts w:cstheme="minorHAnsi"/>
          <w:szCs w:val="24"/>
        </w:rPr>
        <w:t xml:space="preserve"> are classified as</w:t>
      </w:r>
      <w:r w:rsidR="007B5506" w:rsidRPr="00415FAD">
        <w:rPr>
          <w:rFonts w:cstheme="minorHAnsi"/>
          <w:szCs w:val="24"/>
        </w:rPr>
        <w:t xml:space="preserve"> </w:t>
      </w:r>
      <w:r w:rsidR="007B5506" w:rsidRPr="00415FAD">
        <w:rPr>
          <w:rFonts w:cstheme="minorHAnsi"/>
          <w:i/>
          <w:szCs w:val="24"/>
        </w:rPr>
        <w:t>constant</w:t>
      </w:r>
      <w:ins w:id="293" w:author="Travis Kemp" w:date="2017-12-01T06:56:00Z">
        <w:r w:rsidR="00EE7405" w:rsidRPr="00415FAD">
          <w:rPr>
            <w:rFonts w:cstheme="minorHAnsi"/>
            <w:szCs w:val="24"/>
          </w:rPr>
          <w:t xml:space="preserve">; with </w:t>
        </w:r>
      </w:ins>
      <w:ins w:id="294" w:author="Travis Kemp" w:date="2017-12-01T06:57:00Z">
        <w:r w:rsidR="00E919EB" w:rsidRPr="00415FAD">
          <w:rPr>
            <w:rFonts w:cstheme="minorHAnsi"/>
            <w:szCs w:val="24"/>
          </w:rPr>
          <w:t>3 times as many respondents saying they are increasing their visits when compared with respondents decreasing their visits</w:t>
        </w:r>
      </w:ins>
      <w:ins w:id="295" w:author="Amber Soriano" w:date="2017-11-28T21:06:00Z">
        <w:del w:id="296" w:author="Travis Kemp" w:date="2017-12-01T06:56:00Z">
          <w:r w:rsidR="00421C0A" w:rsidRPr="00415FAD" w:rsidDel="00EE7405">
            <w:rPr>
              <w:rFonts w:cstheme="minorHAnsi"/>
              <w:szCs w:val="24"/>
            </w:rPr>
            <w:delText xml:space="preserve">, </w:delText>
          </w:r>
        </w:del>
      </w:ins>
      <w:commentRangeStart w:id="297"/>
      <w:del w:id="298" w:author="Travis Kemp" w:date="2017-12-01T06:56:00Z">
        <w:r w:rsidR="007B5506" w:rsidRPr="00415FAD" w:rsidDel="00EE7405">
          <w:rPr>
            <w:rFonts w:cstheme="minorHAnsi"/>
            <w:szCs w:val="24"/>
          </w:rPr>
          <w:delText xml:space="preserve">bucket and about 3 times as much in the </w:delText>
        </w:r>
        <w:r w:rsidR="007B5506" w:rsidRPr="00415FAD" w:rsidDel="00EE7405">
          <w:rPr>
            <w:rFonts w:cstheme="minorHAnsi"/>
            <w:i/>
            <w:szCs w:val="24"/>
          </w:rPr>
          <w:delText>increasing</w:delText>
        </w:r>
        <w:r w:rsidR="007B5506" w:rsidRPr="00415FAD" w:rsidDel="00EE7405">
          <w:rPr>
            <w:rFonts w:cstheme="minorHAnsi"/>
            <w:szCs w:val="24"/>
          </w:rPr>
          <w:delText xml:space="preserve"> versus </w:delText>
        </w:r>
        <w:r w:rsidR="007B5506" w:rsidRPr="00415FAD" w:rsidDel="00EE7405">
          <w:rPr>
            <w:rFonts w:cstheme="minorHAnsi"/>
            <w:i/>
            <w:szCs w:val="24"/>
          </w:rPr>
          <w:delText>decreasing</w:delText>
        </w:r>
        <w:r w:rsidR="007B5506" w:rsidRPr="00415FAD" w:rsidDel="00EE7405">
          <w:rPr>
            <w:rFonts w:cstheme="minorHAnsi"/>
            <w:szCs w:val="24"/>
          </w:rPr>
          <w:delText xml:space="preserve"> bucket</w:delText>
        </w:r>
        <w:r w:rsidR="00421C0A" w:rsidRPr="00415FAD" w:rsidDel="00EE7405">
          <w:rPr>
            <w:rFonts w:cstheme="minorHAnsi"/>
            <w:szCs w:val="24"/>
          </w:rPr>
          <w:delText>classification</w:delText>
        </w:r>
        <w:commentRangeEnd w:id="297"/>
        <w:r w:rsidR="00421C0A" w:rsidRPr="00415FAD" w:rsidDel="00EE7405">
          <w:rPr>
            <w:rStyle w:val="CommentReference"/>
            <w:rFonts w:cstheme="minorHAnsi"/>
            <w:sz w:val="24"/>
            <w:szCs w:val="24"/>
          </w:rPr>
          <w:commentReference w:id="297"/>
        </w:r>
      </w:del>
      <w:r w:rsidR="00421C0A" w:rsidRPr="00415FAD">
        <w:rPr>
          <w:rFonts w:cstheme="minorHAnsi"/>
          <w:szCs w:val="24"/>
        </w:rPr>
        <w:t xml:space="preserve">. </w:t>
      </w:r>
      <w:del w:id="299" w:author="Travis Kemp" w:date="2017-12-01T06:58:00Z">
        <w:r w:rsidR="00421C0A" w:rsidRPr="00415FAD" w:rsidDel="00E919EB">
          <w:rPr>
            <w:rFonts w:cstheme="minorHAnsi"/>
            <w:szCs w:val="24"/>
          </w:rPr>
          <w:delText>This indicates Cinemark Theatres are seeing</w:delText>
        </w:r>
        <w:r w:rsidR="007B5506" w:rsidRPr="00415FAD" w:rsidDel="00E919EB">
          <w:rPr>
            <w:rFonts w:cstheme="minorHAnsi"/>
            <w:szCs w:val="24"/>
          </w:rPr>
          <w:delText xml:space="preserve"> more individuals increasing their</w:delText>
        </w:r>
        <w:r w:rsidR="00421C0A" w:rsidRPr="00415FAD" w:rsidDel="00E919EB">
          <w:rPr>
            <w:rFonts w:cstheme="minorHAnsi"/>
            <w:szCs w:val="24"/>
          </w:rPr>
          <w:delText xml:space="preserve"> amount of visits</w:delText>
        </w:r>
        <w:r w:rsidR="007B5506" w:rsidRPr="00415FAD" w:rsidDel="00E919EB">
          <w:rPr>
            <w:rFonts w:cstheme="minorHAnsi"/>
            <w:szCs w:val="24"/>
          </w:rPr>
          <w:delText xml:space="preserve"> then decreasing them.</w:delText>
        </w:r>
      </w:del>
    </w:p>
    <w:p w14:paraId="54FE71E3" w14:textId="2C0F9963" w:rsidR="007B5506" w:rsidRPr="00415FAD" w:rsidRDefault="007B5506" w:rsidP="003D1536">
      <w:pPr>
        <w:tabs>
          <w:tab w:val="left" w:pos="1163"/>
        </w:tabs>
        <w:rPr>
          <w:rFonts w:cstheme="minorHAnsi"/>
          <w:szCs w:val="24"/>
        </w:rPr>
      </w:pPr>
    </w:p>
    <w:p w14:paraId="50F367B1" w14:textId="20FAC1D8" w:rsidR="00D46E89" w:rsidRPr="00415FAD" w:rsidRDefault="007B5506" w:rsidP="00630C54">
      <w:pPr>
        <w:tabs>
          <w:tab w:val="left" w:pos="1163"/>
        </w:tabs>
        <w:ind w:firstLine="720"/>
        <w:rPr>
          <w:rFonts w:cstheme="minorHAnsi"/>
          <w:szCs w:val="24"/>
        </w:rPr>
      </w:pPr>
      <w:r w:rsidRPr="00415FAD">
        <w:rPr>
          <w:rFonts w:cstheme="minorHAnsi"/>
          <w:szCs w:val="24"/>
        </w:rPr>
        <w:t xml:space="preserve">For the </w:t>
      </w:r>
      <w:r w:rsidRPr="00415FAD">
        <w:rPr>
          <w:rFonts w:cstheme="minorHAnsi"/>
          <w:i/>
          <w:szCs w:val="24"/>
        </w:rPr>
        <w:t>light</w:t>
      </w:r>
      <w:r w:rsidRPr="00415FAD">
        <w:rPr>
          <w:rFonts w:cstheme="minorHAnsi"/>
          <w:szCs w:val="24"/>
        </w:rPr>
        <w:t xml:space="preserve"> </w:t>
      </w:r>
      <w:r w:rsidR="008C75DA" w:rsidRPr="00415FAD">
        <w:rPr>
          <w:rFonts w:cstheme="minorHAnsi"/>
          <w:szCs w:val="24"/>
        </w:rPr>
        <w:t>Cinemark</w:t>
      </w:r>
      <w:r w:rsidRPr="00415FAD">
        <w:rPr>
          <w:rFonts w:cstheme="minorHAnsi"/>
          <w:szCs w:val="24"/>
        </w:rPr>
        <w:t xml:space="preserve"> visitors, an even larger portion identif</w:t>
      </w:r>
      <w:r w:rsidR="00D46E89" w:rsidRPr="00415FAD">
        <w:rPr>
          <w:rFonts w:cstheme="minorHAnsi"/>
          <w:szCs w:val="24"/>
        </w:rPr>
        <w:t>ies</w:t>
      </w:r>
      <w:r w:rsidRPr="00415FAD">
        <w:rPr>
          <w:rFonts w:cstheme="minorHAnsi"/>
          <w:szCs w:val="24"/>
        </w:rPr>
        <w:t xml:space="preserve"> as </w:t>
      </w:r>
      <w:r w:rsidRPr="00415FAD">
        <w:rPr>
          <w:rFonts w:cstheme="minorHAnsi"/>
          <w:i/>
          <w:szCs w:val="24"/>
        </w:rPr>
        <w:t>constant</w:t>
      </w:r>
      <w:r w:rsidRPr="00415FAD">
        <w:rPr>
          <w:rFonts w:cstheme="minorHAnsi"/>
          <w:szCs w:val="24"/>
        </w:rPr>
        <w:t xml:space="preserve"> visitors, but a very comparable number of both increasing and decreasing. This isn’t that surprising, as it would make sense as a survey respondent to identify as “light” when decreasing </w:t>
      </w:r>
      <w:r w:rsidR="00D46E89" w:rsidRPr="00415FAD">
        <w:rPr>
          <w:rFonts w:cstheme="minorHAnsi"/>
          <w:szCs w:val="24"/>
        </w:rPr>
        <w:t xml:space="preserve">their amount </w:t>
      </w:r>
      <w:r w:rsidR="008C75DA" w:rsidRPr="00415FAD">
        <w:rPr>
          <w:rFonts w:cstheme="minorHAnsi"/>
          <w:szCs w:val="24"/>
        </w:rPr>
        <w:t>Cinemark</w:t>
      </w:r>
      <w:r w:rsidRPr="00415FAD">
        <w:rPr>
          <w:rFonts w:cstheme="minorHAnsi"/>
          <w:szCs w:val="24"/>
        </w:rPr>
        <w:t xml:space="preserve"> </w:t>
      </w:r>
      <w:r w:rsidR="00A952B8" w:rsidRPr="00415FAD">
        <w:rPr>
          <w:rFonts w:cstheme="minorHAnsi"/>
          <w:szCs w:val="24"/>
        </w:rPr>
        <w:t>theater</w:t>
      </w:r>
      <w:r w:rsidRPr="00415FAD">
        <w:rPr>
          <w:rFonts w:cstheme="minorHAnsi"/>
          <w:szCs w:val="24"/>
        </w:rPr>
        <w:t xml:space="preserve"> visits. </w:t>
      </w:r>
    </w:p>
    <w:p w14:paraId="5ED25524" w14:textId="77777777" w:rsidR="00D46E89" w:rsidRPr="00415FAD" w:rsidRDefault="00D46E89" w:rsidP="003D1536">
      <w:pPr>
        <w:tabs>
          <w:tab w:val="left" w:pos="1163"/>
        </w:tabs>
        <w:rPr>
          <w:rFonts w:cstheme="minorHAnsi"/>
          <w:szCs w:val="24"/>
        </w:rPr>
      </w:pPr>
    </w:p>
    <w:p w14:paraId="6D7C2422" w14:textId="4B548D25" w:rsidR="007B5506" w:rsidRPr="00415FAD" w:rsidRDefault="007B5506" w:rsidP="00630C54">
      <w:pPr>
        <w:tabs>
          <w:tab w:val="left" w:pos="1163"/>
        </w:tabs>
        <w:ind w:firstLine="720"/>
        <w:rPr>
          <w:rFonts w:cstheme="minorHAnsi"/>
          <w:szCs w:val="24"/>
        </w:rPr>
      </w:pPr>
      <w:r w:rsidRPr="00415FAD">
        <w:rPr>
          <w:rFonts w:cstheme="minorHAnsi"/>
          <w:szCs w:val="24"/>
        </w:rPr>
        <w:t>Overall, the trending shows positive movements with a stable</w:t>
      </w:r>
      <w:r w:rsidR="00D46E89" w:rsidRPr="00415FAD">
        <w:rPr>
          <w:rFonts w:cstheme="minorHAnsi"/>
          <w:szCs w:val="24"/>
        </w:rPr>
        <w:t>,</w:t>
      </w:r>
      <w:r w:rsidRPr="00415FAD">
        <w:rPr>
          <w:rFonts w:cstheme="minorHAnsi"/>
          <w:szCs w:val="24"/>
        </w:rPr>
        <w:t xml:space="preserve"> constant base and a good portion of increasing patrons (particularly in the </w:t>
      </w:r>
      <w:r w:rsidRPr="00415FAD">
        <w:rPr>
          <w:rFonts w:cstheme="minorHAnsi"/>
          <w:i/>
          <w:szCs w:val="24"/>
        </w:rPr>
        <w:t>frequent</w:t>
      </w:r>
      <w:r w:rsidRPr="00415FAD">
        <w:rPr>
          <w:rFonts w:cstheme="minorHAnsi"/>
          <w:szCs w:val="24"/>
        </w:rPr>
        <w:t xml:space="preserve"> bucket).</w:t>
      </w:r>
    </w:p>
    <w:p w14:paraId="0A3CABC1" w14:textId="77777777" w:rsidR="00017BF0" w:rsidRPr="00415FAD" w:rsidRDefault="00017BF0" w:rsidP="003D1536">
      <w:pPr>
        <w:tabs>
          <w:tab w:val="left" w:pos="1163"/>
        </w:tabs>
        <w:rPr>
          <w:rFonts w:cstheme="minorHAnsi"/>
          <w:szCs w:val="24"/>
        </w:rPr>
      </w:pPr>
    </w:p>
    <w:p w14:paraId="17FF21ED" w14:textId="13AF82D9" w:rsidR="00017BF0" w:rsidRPr="00415FAD" w:rsidRDefault="00017BF0" w:rsidP="007B5506">
      <w:pPr>
        <w:tabs>
          <w:tab w:val="left" w:pos="1163"/>
        </w:tabs>
        <w:jc w:val="center"/>
        <w:rPr>
          <w:rFonts w:cstheme="minorHAnsi"/>
          <w:szCs w:val="24"/>
        </w:rPr>
      </w:pPr>
      <w:r w:rsidRPr="00415FAD">
        <w:rPr>
          <w:rFonts w:cstheme="minorHAnsi"/>
          <w:noProof/>
          <w:szCs w:val="24"/>
          <w:rPrChange w:id="300" w:author="Travis Kemp" w:date="2017-12-03T07:02:00Z">
            <w:rPr>
              <w:rFonts w:cstheme="minorHAnsi"/>
              <w:noProof/>
              <w:szCs w:val="24"/>
            </w:rPr>
          </w:rPrChange>
        </w:rPr>
        <w:drawing>
          <wp:inline distT="0" distB="0" distL="0" distR="0" wp14:anchorId="6DE4B10A" wp14:editId="56C1A3FE">
            <wp:extent cx="5486400" cy="310100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 Theater Visit Pattern - Brand 7 Loyalists.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3101008"/>
                    </a:xfrm>
                    <a:prstGeom prst="rect">
                      <a:avLst/>
                    </a:prstGeom>
                    <a:ln>
                      <a:noFill/>
                    </a:ln>
                    <a:extLst>
                      <a:ext uri="{53640926-AAD7-44D8-BBD7-CCE9431645EC}">
                        <a14:shadowObscured xmlns:a14="http://schemas.microsoft.com/office/drawing/2010/main"/>
                      </a:ext>
                    </a:extLst>
                  </pic:spPr>
                </pic:pic>
              </a:graphicData>
            </a:graphic>
          </wp:inline>
        </w:drawing>
      </w:r>
    </w:p>
    <w:p w14:paraId="4F3B7B99" w14:textId="5D9E32B5" w:rsidR="007B5506" w:rsidRPr="00415FAD" w:rsidRDefault="007B5506" w:rsidP="003D1536">
      <w:pPr>
        <w:tabs>
          <w:tab w:val="left" w:pos="1163"/>
        </w:tabs>
        <w:rPr>
          <w:rFonts w:cstheme="minorHAnsi"/>
          <w:szCs w:val="24"/>
        </w:rPr>
      </w:pPr>
    </w:p>
    <w:p w14:paraId="190C38CD" w14:textId="220972C8" w:rsidR="007B5506" w:rsidRPr="00415FAD" w:rsidRDefault="007B5506" w:rsidP="007B5506">
      <w:pPr>
        <w:tabs>
          <w:tab w:val="left" w:pos="1163"/>
        </w:tabs>
        <w:jc w:val="center"/>
        <w:rPr>
          <w:rFonts w:cstheme="minorHAnsi"/>
          <w:i/>
          <w:szCs w:val="24"/>
        </w:rPr>
      </w:pPr>
      <w:r w:rsidRPr="00415FAD">
        <w:rPr>
          <w:rFonts w:cstheme="minorHAnsi"/>
          <w:i/>
          <w:szCs w:val="24"/>
        </w:rPr>
        <w:t xml:space="preserve">Figure 14: Changes in frequent and light </w:t>
      </w:r>
      <w:r w:rsidR="008C75DA" w:rsidRPr="00415FAD">
        <w:rPr>
          <w:rFonts w:cstheme="minorHAnsi"/>
          <w:i/>
          <w:szCs w:val="24"/>
        </w:rPr>
        <w:t>Cinemark</w:t>
      </w:r>
      <w:r w:rsidRPr="00415FAD">
        <w:rPr>
          <w:rFonts w:cstheme="minorHAnsi"/>
          <w:i/>
          <w:szCs w:val="24"/>
        </w:rPr>
        <w:t xml:space="preserve"> visitors (Tableau)</w:t>
      </w:r>
    </w:p>
    <w:p w14:paraId="643B77E5" w14:textId="4AEA8D96" w:rsidR="007B5506" w:rsidRPr="00415FAD" w:rsidRDefault="007B5506" w:rsidP="007B5506">
      <w:pPr>
        <w:tabs>
          <w:tab w:val="left" w:pos="1163"/>
        </w:tabs>
        <w:jc w:val="center"/>
        <w:rPr>
          <w:rFonts w:cstheme="minorHAnsi"/>
          <w:i/>
          <w:szCs w:val="24"/>
        </w:rPr>
      </w:pPr>
    </w:p>
    <w:p w14:paraId="23467E7F" w14:textId="24F142A1" w:rsidR="007B5506" w:rsidRPr="00415FAD" w:rsidRDefault="007B5506" w:rsidP="00630C54">
      <w:pPr>
        <w:tabs>
          <w:tab w:val="left" w:pos="1163"/>
        </w:tabs>
        <w:ind w:firstLine="720"/>
        <w:rPr>
          <w:rFonts w:cstheme="minorHAnsi"/>
          <w:szCs w:val="24"/>
        </w:rPr>
      </w:pPr>
      <w:r w:rsidRPr="00415FAD">
        <w:rPr>
          <w:rFonts w:cstheme="minorHAnsi"/>
          <w:szCs w:val="24"/>
        </w:rPr>
        <w:t xml:space="preserve">We then dive into the </w:t>
      </w:r>
      <w:r w:rsidR="00C6189C" w:rsidRPr="00415FAD">
        <w:rPr>
          <w:rFonts w:cstheme="minorHAnsi"/>
          <w:szCs w:val="24"/>
        </w:rPr>
        <w:t>PODV</w:t>
      </w:r>
      <w:r w:rsidRPr="00415FAD">
        <w:rPr>
          <w:rFonts w:cstheme="minorHAnsi"/>
          <w:szCs w:val="24"/>
        </w:rPr>
        <w:t xml:space="preserve"> patterns for the </w:t>
      </w:r>
      <w:r w:rsidR="008C75DA" w:rsidRPr="00415FAD">
        <w:rPr>
          <w:rFonts w:cstheme="minorHAnsi"/>
          <w:szCs w:val="24"/>
        </w:rPr>
        <w:t>Cinemark</w:t>
      </w:r>
      <w:r w:rsidRPr="00415FAD">
        <w:rPr>
          <w:rFonts w:cstheme="minorHAnsi"/>
          <w:szCs w:val="24"/>
        </w:rPr>
        <w:t xml:space="preserve"> loyalists (</w:t>
      </w:r>
      <w:r w:rsidRPr="00415FAD">
        <w:rPr>
          <w:rFonts w:cstheme="minorHAnsi"/>
          <w:i/>
          <w:szCs w:val="24"/>
        </w:rPr>
        <w:t>frequent</w:t>
      </w:r>
      <w:r w:rsidRPr="00415FAD">
        <w:rPr>
          <w:rFonts w:cstheme="minorHAnsi"/>
          <w:szCs w:val="24"/>
        </w:rPr>
        <w:t xml:space="preserve"> and </w:t>
      </w:r>
      <w:r w:rsidRPr="00415FAD">
        <w:rPr>
          <w:rFonts w:cstheme="minorHAnsi"/>
          <w:i/>
          <w:szCs w:val="24"/>
        </w:rPr>
        <w:t>light</w:t>
      </w:r>
      <w:r w:rsidRPr="00415FAD">
        <w:rPr>
          <w:rFonts w:cstheme="minorHAnsi"/>
          <w:szCs w:val="24"/>
        </w:rPr>
        <w:t xml:space="preserve">). It is quickly noted that in this case, </w:t>
      </w:r>
      <w:r w:rsidR="00C6189C" w:rsidRPr="00415FAD">
        <w:rPr>
          <w:rFonts w:cstheme="minorHAnsi"/>
          <w:szCs w:val="24"/>
        </w:rPr>
        <w:t>PODV</w:t>
      </w:r>
      <w:r w:rsidRPr="00415FAD">
        <w:rPr>
          <w:rFonts w:cstheme="minorHAnsi"/>
          <w:szCs w:val="24"/>
        </w:rPr>
        <w:t xml:space="preserve"> usage is constant or increasing in nature for all </w:t>
      </w:r>
      <w:r w:rsidR="008C75DA" w:rsidRPr="00415FAD">
        <w:rPr>
          <w:rFonts w:cstheme="minorHAnsi"/>
          <w:szCs w:val="24"/>
        </w:rPr>
        <w:t>Cinemark</w:t>
      </w:r>
      <w:r w:rsidRPr="00415FAD">
        <w:rPr>
          <w:rFonts w:cstheme="minorHAnsi"/>
          <w:szCs w:val="24"/>
        </w:rPr>
        <w:t xml:space="preserve"> loyalists. </w:t>
      </w:r>
    </w:p>
    <w:p w14:paraId="4D7F1712" w14:textId="77777777" w:rsidR="007B5506" w:rsidRPr="00415FAD" w:rsidRDefault="007B5506" w:rsidP="007B5506">
      <w:pPr>
        <w:tabs>
          <w:tab w:val="left" w:pos="1163"/>
        </w:tabs>
        <w:jc w:val="center"/>
        <w:rPr>
          <w:rFonts w:cstheme="minorHAnsi"/>
          <w:szCs w:val="24"/>
        </w:rPr>
      </w:pPr>
    </w:p>
    <w:p w14:paraId="2BC2451F" w14:textId="77777777" w:rsidR="00017BF0" w:rsidRPr="00415FAD" w:rsidRDefault="002C0941" w:rsidP="002C537D">
      <w:pPr>
        <w:tabs>
          <w:tab w:val="left" w:pos="1163"/>
        </w:tabs>
        <w:rPr>
          <w:rFonts w:cstheme="minorHAnsi"/>
          <w:szCs w:val="24"/>
        </w:rPr>
      </w:pPr>
      <w:r w:rsidRPr="00415FAD">
        <w:rPr>
          <w:rFonts w:cstheme="minorHAnsi"/>
          <w:noProof/>
          <w:szCs w:val="24"/>
          <w:rPrChange w:id="301" w:author="Travis Kemp" w:date="2017-12-03T07:02:00Z">
            <w:rPr>
              <w:rFonts w:cstheme="minorHAnsi"/>
              <w:noProof/>
              <w:szCs w:val="24"/>
            </w:rPr>
          </w:rPrChange>
        </w:rPr>
        <w:lastRenderedPageBreak/>
        <w:drawing>
          <wp:inline distT="0" distB="0" distL="0" distR="0" wp14:anchorId="706FB15D" wp14:editId="7797E679">
            <wp:extent cx="5486400" cy="306400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 POVD Use Pattern - Brand 7 Loyalists.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3064003"/>
                    </a:xfrm>
                    <a:prstGeom prst="rect">
                      <a:avLst/>
                    </a:prstGeom>
                    <a:ln>
                      <a:noFill/>
                    </a:ln>
                    <a:extLst>
                      <a:ext uri="{53640926-AAD7-44D8-BBD7-CCE9431645EC}">
                        <a14:shadowObscured xmlns:a14="http://schemas.microsoft.com/office/drawing/2010/main"/>
                      </a:ext>
                    </a:extLst>
                  </pic:spPr>
                </pic:pic>
              </a:graphicData>
            </a:graphic>
          </wp:inline>
        </w:drawing>
      </w:r>
    </w:p>
    <w:p w14:paraId="1339DD03" w14:textId="77777777" w:rsidR="00017BF0" w:rsidRPr="00415FAD" w:rsidRDefault="00017BF0" w:rsidP="00017BF0">
      <w:pPr>
        <w:jc w:val="center"/>
        <w:rPr>
          <w:rFonts w:cstheme="minorHAnsi"/>
          <w:i/>
          <w:szCs w:val="24"/>
        </w:rPr>
      </w:pPr>
    </w:p>
    <w:p w14:paraId="620FEBEA" w14:textId="1E641BAA" w:rsidR="00017BF0" w:rsidRPr="00415FAD" w:rsidRDefault="00017BF0" w:rsidP="00017BF0">
      <w:pPr>
        <w:jc w:val="center"/>
        <w:rPr>
          <w:rFonts w:cstheme="minorHAnsi"/>
          <w:i/>
          <w:szCs w:val="24"/>
        </w:rPr>
      </w:pPr>
      <w:r w:rsidRPr="00415FAD">
        <w:rPr>
          <w:rFonts w:cstheme="minorHAnsi"/>
          <w:i/>
          <w:szCs w:val="24"/>
        </w:rPr>
        <w:t>Figure 1</w:t>
      </w:r>
      <w:r w:rsidR="007B5506" w:rsidRPr="00415FAD">
        <w:rPr>
          <w:rFonts w:cstheme="minorHAnsi"/>
          <w:i/>
          <w:szCs w:val="24"/>
        </w:rPr>
        <w:t>5</w:t>
      </w:r>
      <w:r w:rsidRPr="00415FAD">
        <w:rPr>
          <w:rFonts w:cstheme="minorHAnsi"/>
          <w:i/>
          <w:szCs w:val="24"/>
        </w:rPr>
        <w:t xml:space="preserve">: </w:t>
      </w:r>
      <w:r w:rsidR="007B5506" w:rsidRPr="00415FAD">
        <w:rPr>
          <w:rFonts w:cstheme="minorHAnsi"/>
          <w:i/>
          <w:szCs w:val="24"/>
        </w:rPr>
        <w:t xml:space="preserve">Of the frequent and light visitors, their </w:t>
      </w:r>
      <w:r w:rsidR="00C6189C" w:rsidRPr="00415FAD">
        <w:rPr>
          <w:rFonts w:cstheme="minorHAnsi"/>
          <w:i/>
          <w:szCs w:val="24"/>
        </w:rPr>
        <w:t>PODV</w:t>
      </w:r>
      <w:r w:rsidR="007B5506" w:rsidRPr="00415FAD">
        <w:rPr>
          <w:rFonts w:cstheme="minorHAnsi"/>
          <w:i/>
          <w:szCs w:val="24"/>
        </w:rPr>
        <w:t xml:space="preserve"> use patterns (Tableau)</w:t>
      </w:r>
    </w:p>
    <w:p w14:paraId="5BF5FFED" w14:textId="77777777" w:rsidR="00D46E89" w:rsidRPr="00415FAD" w:rsidRDefault="00F774C0" w:rsidP="002C537D">
      <w:pPr>
        <w:tabs>
          <w:tab w:val="left" w:pos="1163"/>
        </w:tabs>
        <w:rPr>
          <w:rFonts w:cstheme="minorHAnsi"/>
          <w:szCs w:val="24"/>
        </w:rPr>
      </w:pPr>
      <w:r w:rsidRPr="00415FAD">
        <w:rPr>
          <w:rFonts w:cstheme="minorHAnsi"/>
          <w:szCs w:val="24"/>
        </w:rPr>
        <w:tab/>
      </w:r>
    </w:p>
    <w:p w14:paraId="1655B989" w14:textId="19456D40" w:rsidR="007B5506" w:rsidRPr="00415FAD" w:rsidRDefault="00D46E89" w:rsidP="00630C54">
      <w:pPr>
        <w:tabs>
          <w:tab w:val="left" w:pos="1163"/>
        </w:tabs>
        <w:ind w:firstLine="720"/>
        <w:rPr>
          <w:rFonts w:cstheme="minorHAnsi"/>
          <w:szCs w:val="24"/>
        </w:rPr>
      </w:pPr>
      <w:r w:rsidRPr="00415FAD">
        <w:rPr>
          <w:rFonts w:cstheme="minorHAnsi"/>
          <w:szCs w:val="24"/>
        </w:rPr>
        <w:t>In terms of loyalty programs, Cinemark Connections (a free, membership based program that offers points on every movie ticket and concession purchase, which can be exchanged for movie prizes and exclusive content) is the newest and</w:t>
      </w:r>
      <w:r w:rsidR="00F774C0" w:rsidRPr="00415FAD">
        <w:rPr>
          <w:rFonts w:cstheme="minorHAnsi"/>
          <w:szCs w:val="24"/>
        </w:rPr>
        <w:t xml:space="preserve"> third largest of the mentioned brands. The loyalty program is less than half the size of the largest brand (17), and about 2/3 the size of brand 2.</w:t>
      </w:r>
      <w:r w:rsidRPr="00415FAD">
        <w:rPr>
          <w:rFonts w:cstheme="minorHAnsi"/>
          <w:szCs w:val="24"/>
        </w:rPr>
        <w:t xml:space="preserve"> More than likely, these brands are the other two top competitors in the industry.</w:t>
      </w:r>
      <w:r w:rsidR="00F774C0" w:rsidRPr="00415FAD">
        <w:rPr>
          <w:rFonts w:cstheme="minorHAnsi"/>
          <w:szCs w:val="24"/>
        </w:rPr>
        <w:t xml:space="preserve"> </w:t>
      </w:r>
    </w:p>
    <w:p w14:paraId="6C7557D7" w14:textId="77777777" w:rsidR="00F774C0" w:rsidRPr="00415FAD" w:rsidRDefault="00F774C0" w:rsidP="002C537D">
      <w:pPr>
        <w:tabs>
          <w:tab w:val="left" w:pos="1163"/>
        </w:tabs>
        <w:rPr>
          <w:rFonts w:cstheme="minorHAnsi"/>
          <w:szCs w:val="24"/>
        </w:rPr>
      </w:pPr>
    </w:p>
    <w:p w14:paraId="2D22A973" w14:textId="06578AB0" w:rsidR="007B5506" w:rsidRPr="00415FAD" w:rsidRDefault="002C0941" w:rsidP="002C537D">
      <w:pPr>
        <w:tabs>
          <w:tab w:val="left" w:pos="1163"/>
        </w:tabs>
        <w:rPr>
          <w:rFonts w:cstheme="minorHAnsi"/>
          <w:szCs w:val="24"/>
        </w:rPr>
      </w:pPr>
      <w:r w:rsidRPr="00415FAD">
        <w:rPr>
          <w:rFonts w:cstheme="minorHAnsi"/>
          <w:noProof/>
          <w:szCs w:val="24"/>
          <w:rPrChange w:id="302" w:author="Travis Kemp" w:date="2017-12-03T07:02:00Z">
            <w:rPr>
              <w:rFonts w:cstheme="minorHAnsi"/>
              <w:noProof/>
              <w:szCs w:val="24"/>
            </w:rPr>
          </w:rPrChange>
        </w:rPr>
        <w:drawing>
          <wp:inline distT="0" distB="0" distL="0" distR="0" wp14:anchorId="5C14075E" wp14:editId="4F34D109">
            <wp:extent cx="5486400" cy="289365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 Loyalty Program Subscribers.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486400" cy="2893653"/>
                    </a:xfrm>
                    <a:prstGeom prst="rect">
                      <a:avLst/>
                    </a:prstGeom>
                    <a:ln>
                      <a:noFill/>
                    </a:ln>
                    <a:extLst>
                      <a:ext uri="{53640926-AAD7-44D8-BBD7-CCE9431645EC}">
                        <a14:shadowObscured xmlns:a14="http://schemas.microsoft.com/office/drawing/2010/main"/>
                      </a:ext>
                    </a:extLst>
                  </pic:spPr>
                </pic:pic>
              </a:graphicData>
            </a:graphic>
          </wp:inline>
        </w:drawing>
      </w:r>
    </w:p>
    <w:p w14:paraId="7251F24A" w14:textId="4BE12D25" w:rsidR="007B5506" w:rsidRPr="00415FAD" w:rsidRDefault="007B5506" w:rsidP="002C537D">
      <w:pPr>
        <w:tabs>
          <w:tab w:val="left" w:pos="1163"/>
        </w:tabs>
        <w:rPr>
          <w:rFonts w:cstheme="minorHAnsi"/>
          <w:szCs w:val="24"/>
        </w:rPr>
      </w:pPr>
    </w:p>
    <w:p w14:paraId="386DC131" w14:textId="037D27A1" w:rsidR="007B5506" w:rsidRPr="00415FAD" w:rsidRDefault="007B5506" w:rsidP="007B5506">
      <w:pPr>
        <w:jc w:val="center"/>
        <w:rPr>
          <w:rFonts w:cstheme="minorHAnsi"/>
          <w:i/>
          <w:szCs w:val="24"/>
        </w:rPr>
      </w:pPr>
      <w:r w:rsidRPr="00415FAD">
        <w:rPr>
          <w:rFonts w:cstheme="minorHAnsi"/>
          <w:i/>
          <w:szCs w:val="24"/>
        </w:rPr>
        <w:t>Figure 16: Loyalists across brands (Tableau)</w:t>
      </w:r>
    </w:p>
    <w:p w14:paraId="188DBFC8" w14:textId="4124334D" w:rsidR="007B5506" w:rsidRPr="00415FAD" w:rsidRDefault="007B5506" w:rsidP="002C537D">
      <w:pPr>
        <w:tabs>
          <w:tab w:val="left" w:pos="1163"/>
        </w:tabs>
        <w:rPr>
          <w:rFonts w:cstheme="minorHAnsi"/>
          <w:szCs w:val="24"/>
        </w:rPr>
      </w:pPr>
    </w:p>
    <w:p w14:paraId="24D0D935" w14:textId="3600997E" w:rsidR="00F774C0" w:rsidRPr="00415FAD" w:rsidRDefault="00F774C0" w:rsidP="00630C54">
      <w:pPr>
        <w:tabs>
          <w:tab w:val="left" w:pos="1163"/>
        </w:tabs>
        <w:ind w:firstLine="720"/>
        <w:rPr>
          <w:rFonts w:cstheme="minorHAnsi"/>
          <w:szCs w:val="24"/>
        </w:rPr>
      </w:pPr>
      <w:r w:rsidRPr="00415FAD">
        <w:rPr>
          <w:rFonts w:cstheme="minorHAnsi"/>
          <w:szCs w:val="24"/>
        </w:rPr>
        <w:t xml:space="preserve">For </w:t>
      </w:r>
      <w:r w:rsidR="008C75DA" w:rsidRPr="00415FAD">
        <w:rPr>
          <w:rFonts w:cstheme="minorHAnsi"/>
          <w:szCs w:val="24"/>
        </w:rPr>
        <w:t>Cinemark</w:t>
      </w:r>
      <w:r w:rsidRPr="00415FAD">
        <w:rPr>
          <w:rFonts w:cstheme="minorHAnsi"/>
          <w:szCs w:val="24"/>
        </w:rPr>
        <w:t xml:space="preserve">, </w:t>
      </w:r>
      <w:r w:rsidR="00D46E89" w:rsidRPr="00415FAD">
        <w:rPr>
          <w:rFonts w:cstheme="minorHAnsi"/>
          <w:szCs w:val="24"/>
        </w:rPr>
        <w:t>the</w:t>
      </w:r>
      <w:r w:rsidRPr="00415FAD">
        <w:rPr>
          <w:rFonts w:cstheme="minorHAnsi"/>
          <w:szCs w:val="24"/>
        </w:rPr>
        <w:t xml:space="preserve"> loyalists bucket is sizeable and showing positive patterns. </w:t>
      </w:r>
      <w:r w:rsidR="00D46E89" w:rsidRPr="00415FAD">
        <w:rPr>
          <w:rFonts w:cstheme="minorHAnsi"/>
          <w:szCs w:val="24"/>
        </w:rPr>
        <w:t>In</w:t>
      </w:r>
      <w:r w:rsidRPr="00415FAD">
        <w:rPr>
          <w:rFonts w:cstheme="minorHAnsi"/>
          <w:szCs w:val="24"/>
        </w:rPr>
        <w:t xml:space="preserve"> general, </w:t>
      </w:r>
      <w:r w:rsidR="008C75DA" w:rsidRPr="00415FAD">
        <w:rPr>
          <w:rFonts w:cstheme="minorHAnsi"/>
          <w:szCs w:val="24"/>
        </w:rPr>
        <w:t>Cinemark</w:t>
      </w:r>
      <w:r w:rsidRPr="00415FAD">
        <w:rPr>
          <w:rFonts w:cstheme="minorHAnsi"/>
          <w:szCs w:val="24"/>
        </w:rPr>
        <w:t xml:space="preserve"> loyalists are either constant</w:t>
      </w:r>
      <w:r w:rsidR="00D46E89" w:rsidRPr="00415FAD">
        <w:rPr>
          <w:rFonts w:cstheme="minorHAnsi"/>
          <w:szCs w:val="24"/>
        </w:rPr>
        <w:t xml:space="preserve"> in the number of,</w:t>
      </w:r>
      <w:r w:rsidRPr="00415FAD">
        <w:rPr>
          <w:rFonts w:cstheme="minorHAnsi"/>
          <w:szCs w:val="24"/>
        </w:rPr>
        <w:t xml:space="preserve"> or increasing</w:t>
      </w:r>
      <w:r w:rsidR="00D46E89" w:rsidRPr="00415FAD">
        <w:rPr>
          <w:rFonts w:cstheme="minorHAnsi"/>
          <w:szCs w:val="24"/>
        </w:rPr>
        <w:t xml:space="preserve"> the amount of</w:t>
      </w:r>
      <w:r w:rsidRPr="00415FAD">
        <w:rPr>
          <w:rFonts w:cstheme="minorHAnsi"/>
          <w:szCs w:val="24"/>
        </w:rPr>
        <w:t xml:space="preserve"> visits. Additionally</w:t>
      </w:r>
      <w:r w:rsidR="00D46E89" w:rsidRPr="00415FAD">
        <w:rPr>
          <w:rFonts w:cstheme="minorHAnsi"/>
          <w:szCs w:val="24"/>
        </w:rPr>
        <w:t>,</w:t>
      </w:r>
      <w:r w:rsidRPr="00415FAD">
        <w:rPr>
          <w:rFonts w:cstheme="minorHAnsi"/>
          <w:szCs w:val="24"/>
        </w:rPr>
        <w:t xml:space="preserve"> these individuals are showing similar patterns with their </w:t>
      </w:r>
      <w:r w:rsidR="00C6189C" w:rsidRPr="00415FAD">
        <w:rPr>
          <w:rFonts w:cstheme="minorHAnsi"/>
          <w:szCs w:val="24"/>
        </w:rPr>
        <w:t>PODV</w:t>
      </w:r>
      <w:r w:rsidRPr="00415FAD">
        <w:rPr>
          <w:rFonts w:cstheme="minorHAnsi"/>
          <w:szCs w:val="24"/>
        </w:rPr>
        <w:t xml:space="preserve"> habits, which could have an impact on </w:t>
      </w:r>
      <w:r w:rsidR="00A952B8" w:rsidRPr="00415FAD">
        <w:rPr>
          <w:rFonts w:cstheme="minorHAnsi"/>
          <w:szCs w:val="24"/>
        </w:rPr>
        <w:t>theater</w:t>
      </w:r>
      <w:r w:rsidRPr="00415FAD">
        <w:rPr>
          <w:rFonts w:cstheme="minorHAnsi"/>
          <w:szCs w:val="24"/>
        </w:rPr>
        <w:t xml:space="preserve"> visits.</w:t>
      </w:r>
    </w:p>
    <w:p w14:paraId="6B2BA095" w14:textId="67EA6E8B" w:rsidR="007B5506" w:rsidRPr="00415FAD" w:rsidRDefault="007B5506" w:rsidP="002C537D">
      <w:pPr>
        <w:tabs>
          <w:tab w:val="left" w:pos="1163"/>
        </w:tabs>
        <w:rPr>
          <w:rFonts w:cstheme="minorHAnsi"/>
          <w:szCs w:val="24"/>
        </w:rPr>
      </w:pPr>
    </w:p>
    <w:p w14:paraId="5FA85E53" w14:textId="3C8AF48C" w:rsidR="007B5506" w:rsidRPr="00415FAD" w:rsidRDefault="007B5506" w:rsidP="007B5506">
      <w:pPr>
        <w:pStyle w:val="Heading3"/>
        <w:spacing w:after="120" w:line="276" w:lineRule="auto"/>
        <w:rPr>
          <w:rFonts w:cstheme="minorHAnsi"/>
        </w:rPr>
      </w:pPr>
      <w:bookmarkStart w:id="303" w:name="_Toc500048526"/>
      <w:r w:rsidRPr="00415FAD">
        <w:rPr>
          <w:rFonts w:cstheme="minorHAnsi"/>
        </w:rPr>
        <w:t>3) Decision Order and Desired Attributes</w:t>
      </w:r>
      <w:bookmarkEnd w:id="303"/>
    </w:p>
    <w:p w14:paraId="68EC5A2B" w14:textId="6039BDE3" w:rsidR="00F774C0" w:rsidRPr="00415FAD" w:rsidRDefault="00467A96" w:rsidP="00F774C0">
      <w:pPr>
        <w:ind w:firstLine="720"/>
        <w:rPr>
          <w:rFonts w:cstheme="minorHAnsi"/>
          <w:szCs w:val="24"/>
        </w:rPr>
      </w:pPr>
      <w:r w:rsidRPr="00415FAD">
        <w:rPr>
          <w:rFonts w:cstheme="minorHAnsi"/>
          <w:szCs w:val="24"/>
        </w:rPr>
        <w:t xml:space="preserve">Once a consumer has made the decision to attend a movie at a movie </w:t>
      </w:r>
      <w:r w:rsidR="00A952B8" w:rsidRPr="00415FAD">
        <w:rPr>
          <w:rFonts w:cstheme="minorHAnsi"/>
          <w:szCs w:val="24"/>
        </w:rPr>
        <w:t>theater</w:t>
      </w:r>
      <w:r w:rsidRPr="00415FAD">
        <w:rPr>
          <w:rFonts w:cstheme="minorHAnsi"/>
          <w:szCs w:val="24"/>
        </w:rPr>
        <w:t>, 3 different attributes were identified and ranked related to decision order. A</w:t>
      </w:r>
      <w:r w:rsidR="00F774C0" w:rsidRPr="00415FAD">
        <w:rPr>
          <w:rFonts w:cstheme="minorHAnsi"/>
          <w:szCs w:val="24"/>
        </w:rPr>
        <w:t>cross all age groups</w:t>
      </w:r>
      <w:r w:rsidRPr="00415FAD">
        <w:rPr>
          <w:rFonts w:cstheme="minorHAnsi"/>
          <w:szCs w:val="24"/>
        </w:rPr>
        <w:t>, it is evident that</w:t>
      </w:r>
      <w:r w:rsidR="00F774C0" w:rsidRPr="00415FAD">
        <w:rPr>
          <w:rFonts w:cstheme="minorHAnsi"/>
          <w:szCs w:val="24"/>
        </w:rPr>
        <w:t xml:space="preserve"> </w:t>
      </w:r>
      <w:r w:rsidRPr="00415FAD">
        <w:rPr>
          <w:rFonts w:cstheme="minorHAnsi"/>
          <w:szCs w:val="24"/>
        </w:rPr>
        <w:t xml:space="preserve">selecting a </w:t>
      </w:r>
      <w:r w:rsidR="00F774C0" w:rsidRPr="00415FAD">
        <w:rPr>
          <w:rFonts w:cstheme="minorHAnsi"/>
          <w:szCs w:val="24"/>
        </w:rPr>
        <w:t>movie</w:t>
      </w:r>
      <w:r w:rsidRPr="00415FAD">
        <w:rPr>
          <w:rFonts w:cstheme="minorHAnsi"/>
          <w:szCs w:val="24"/>
        </w:rPr>
        <w:t xml:space="preserve"> to watch </w:t>
      </w:r>
      <w:r w:rsidR="00F774C0" w:rsidRPr="00415FAD">
        <w:rPr>
          <w:rFonts w:cstheme="minorHAnsi"/>
          <w:szCs w:val="24"/>
        </w:rPr>
        <w:t xml:space="preserve">first is the top most priority for </w:t>
      </w:r>
      <w:r w:rsidR="00630C54" w:rsidRPr="00415FAD">
        <w:rPr>
          <w:rFonts w:cstheme="minorHAnsi"/>
          <w:szCs w:val="24"/>
        </w:rPr>
        <w:t>most</w:t>
      </w:r>
      <w:r w:rsidR="00F774C0" w:rsidRPr="00415FAD">
        <w:rPr>
          <w:rFonts w:cstheme="minorHAnsi"/>
          <w:szCs w:val="24"/>
        </w:rPr>
        <w:t xml:space="preserve"> people. This clearly indicates that </w:t>
      </w:r>
      <w:r w:rsidRPr="00415FAD">
        <w:rPr>
          <w:rFonts w:cstheme="minorHAnsi"/>
          <w:szCs w:val="24"/>
        </w:rPr>
        <w:t xml:space="preserve">consumers </w:t>
      </w:r>
      <w:r w:rsidR="00F774C0" w:rsidRPr="00415FAD">
        <w:rPr>
          <w:rFonts w:cstheme="minorHAnsi"/>
          <w:szCs w:val="24"/>
        </w:rPr>
        <w:t xml:space="preserve">are more concerned about the movie they are going to watch, rather than the showtime or </w:t>
      </w:r>
      <w:r w:rsidR="00A952B8" w:rsidRPr="00415FAD">
        <w:rPr>
          <w:rFonts w:cstheme="minorHAnsi"/>
          <w:szCs w:val="24"/>
        </w:rPr>
        <w:t>theater</w:t>
      </w:r>
      <w:r w:rsidR="00F774C0" w:rsidRPr="00415FAD">
        <w:rPr>
          <w:rFonts w:cstheme="minorHAnsi"/>
          <w:szCs w:val="24"/>
        </w:rPr>
        <w:t xml:space="preserve">. This means that above all else, the titles being offered by </w:t>
      </w:r>
      <w:r w:rsidR="008C75DA" w:rsidRPr="00415FAD">
        <w:rPr>
          <w:rFonts w:cstheme="minorHAnsi"/>
          <w:szCs w:val="24"/>
        </w:rPr>
        <w:t>Cinemark</w:t>
      </w:r>
      <w:r w:rsidR="00F774C0" w:rsidRPr="00415FAD">
        <w:rPr>
          <w:rFonts w:cstheme="minorHAnsi"/>
          <w:szCs w:val="24"/>
        </w:rPr>
        <w:t xml:space="preserve"> are the most important aspect to the movie </w:t>
      </w:r>
      <w:r w:rsidR="00A952B8" w:rsidRPr="00415FAD">
        <w:rPr>
          <w:rFonts w:cstheme="minorHAnsi"/>
          <w:szCs w:val="24"/>
        </w:rPr>
        <w:t>theater</w:t>
      </w:r>
      <w:r w:rsidR="00630C54" w:rsidRPr="00415FAD">
        <w:rPr>
          <w:rFonts w:cstheme="minorHAnsi"/>
          <w:szCs w:val="24"/>
        </w:rPr>
        <w:t xml:space="preserve"> experience</w:t>
      </w:r>
      <w:r w:rsidR="00F774C0" w:rsidRPr="00415FAD">
        <w:rPr>
          <w:rFonts w:cstheme="minorHAnsi"/>
          <w:szCs w:val="24"/>
        </w:rPr>
        <w:t xml:space="preserve"> across all </w:t>
      </w:r>
      <w:r w:rsidRPr="00415FAD">
        <w:rPr>
          <w:rFonts w:cstheme="minorHAnsi"/>
          <w:szCs w:val="24"/>
        </w:rPr>
        <w:t>demographics</w:t>
      </w:r>
      <w:r w:rsidR="00F774C0" w:rsidRPr="00415FAD">
        <w:rPr>
          <w:rFonts w:cstheme="minorHAnsi"/>
          <w:szCs w:val="24"/>
        </w:rPr>
        <w:t>.</w:t>
      </w:r>
    </w:p>
    <w:p w14:paraId="279FBE7D" w14:textId="104CAB90" w:rsidR="007B5506" w:rsidRPr="00415FAD" w:rsidRDefault="007B5506" w:rsidP="002C537D">
      <w:pPr>
        <w:tabs>
          <w:tab w:val="left" w:pos="1163"/>
        </w:tabs>
        <w:rPr>
          <w:rFonts w:cstheme="minorHAnsi"/>
          <w:szCs w:val="24"/>
        </w:rPr>
      </w:pPr>
    </w:p>
    <w:p w14:paraId="685E752C" w14:textId="77777777" w:rsidR="007B5506" w:rsidRPr="00415FAD" w:rsidRDefault="007B5506" w:rsidP="002C537D">
      <w:pPr>
        <w:tabs>
          <w:tab w:val="left" w:pos="1163"/>
        </w:tabs>
        <w:rPr>
          <w:rFonts w:cstheme="minorHAnsi"/>
          <w:szCs w:val="24"/>
        </w:rPr>
      </w:pPr>
    </w:p>
    <w:p w14:paraId="3C55D252" w14:textId="3ADA6845" w:rsidR="007B5506" w:rsidRPr="00415FAD" w:rsidRDefault="002C0941" w:rsidP="002C537D">
      <w:pPr>
        <w:tabs>
          <w:tab w:val="left" w:pos="1163"/>
        </w:tabs>
        <w:rPr>
          <w:rFonts w:cstheme="minorHAnsi"/>
          <w:szCs w:val="24"/>
        </w:rPr>
      </w:pPr>
      <w:r w:rsidRPr="00415FAD">
        <w:rPr>
          <w:rFonts w:cstheme="minorHAnsi"/>
          <w:noProof/>
          <w:szCs w:val="24"/>
          <w:rPrChange w:id="304" w:author="Travis Kemp" w:date="2017-12-03T07:02:00Z">
            <w:rPr>
              <w:rFonts w:cstheme="minorHAnsi"/>
              <w:noProof/>
              <w:szCs w:val="24"/>
            </w:rPr>
          </w:rPrChange>
        </w:rPr>
        <w:drawing>
          <wp:inline distT="0" distB="0" distL="0" distR="0" wp14:anchorId="703F4E56" wp14:editId="739BD54A">
            <wp:extent cx="5486400" cy="237489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 Decision Order.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374899"/>
                    </a:xfrm>
                    <a:prstGeom prst="rect">
                      <a:avLst/>
                    </a:prstGeom>
                  </pic:spPr>
                </pic:pic>
              </a:graphicData>
            </a:graphic>
          </wp:inline>
        </w:drawing>
      </w:r>
    </w:p>
    <w:p w14:paraId="67DEF7B5" w14:textId="3D2AE857" w:rsidR="00F774C0" w:rsidRPr="00415FAD" w:rsidRDefault="00F774C0" w:rsidP="002C537D">
      <w:pPr>
        <w:tabs>
          <w:tab w:val="left" w:pos="1163"/>
        </w:tabs>
        <w:rPr>
          <w:rFonts w:cstheme="minorHAnsi"/>
          <w:szCs w:val="24"/>
        </w:rPr>
      </w:pPr>
    </w:p>
    <w:p w14:paraId="37F3E2D6" w14:textId="42874280" w:rsidR="00F774C0" w:rsidRPr="00415FAD" w:rsidRDefault="00F774C0" w:rsidP="00F774C0">
      <w:pPr>
        <w:jc w:val="center"/>
        <w:rPr>
          <w:rFonts w:cstheme="minorHAnsi"/>
          <w:i/>
          <w:szCs w:val="24"/>
        </w:rPr>
      </w:pPr>
      <w:r w:rsidRPr="00415FAD">
        <w:rPr>
          <w:rFonts w:cstheme="minorHAnsi"/>
          <w:i/>
          <w:szCs w:val="24"/>
        </w:rPr>
        <w:t>Figure 17: Decision order by age bucket (Tableau)</w:t>
      </w:r>
    </w:p>
    <w:p w14:paraId="32202AD9" w14:textId="7A7DC726" w:rsidR="00F774C0" w:rsidRPr="00415FAD" w:rsidRDefault="00F774C0" w:rsidP="002C537D">
      <w:pPr>
        <w:tabs>
          <w:tab w:val="left" w:pos="1163"/>
        </w:tabs>
        <w:rPr>
          <w:rFonts w:cstheme="minorHAnsi"/>
          <w:szCs w:val="24"/>
        </w:rPr>
      </w:pPr>
    </w:p>
    <w:p w14:paraId="2EA3C463" w14:textId="7157F25F" w:rsidR="00F774C0" w:rsidRPr="00415FAD" w:rsidRDefault="00300B0E" w:rsidP="00630C54">
      <w:pPr>
        <w:ind w:firstLine="720"/>
        <w:rPr>
          <w:rFonts w:cstheme="minorHAnsi"/>
          <w:szCs w:val="24"/>
        </w:rPr>
      </w:pPr>
      <w:r w:rsidRPr="00415FAD">
        <w:rPr>
          <w:rFonts w:cstheme="minorHAnsi"/>
          <w:szCs w:val="24"/>
        </w:rPr>
        <w:t>When evaluating customer preferences, the s</w:t>
      </w:r>
      <w:r w:rsidR="004C03AB" w:rsidRPr="00415FAD">
        <w:rPr>
          <w:rFonts w:cstheme="minorHAnsi"/>
          <w:szCs w:val="24"/>
        </w:rPr>
        <w:t xml:space="preserve">urvey divided desired attributes across 4 broad categories: movie, food and beverage, sound and quality, and safety and value. </w:t>
      </w:r>
      <w:r w:rsidR="00F774C0" w:rsidRPr="00415FAD">
        <w:rPr>
          <w:rFonts w:cstheme="minorHAnsi"/>
          <w:szCs w:val="24"/>
        </w:rPr>
        <w:t xml:space="preserve">Within these four categories, </w:t>
      </w:r>
      <w:r w:rsidR="004C03AB" w:rsidRPr="00415FAD">
        <w:rPr>
          <w:rFonts w:cstheme="minorHAnsi"/>
          <w:szCs w:val="24"/>
        </w:rPr>
        <w:t>other</w:t>
      </w:r>
      <w:r w:rsidR="00F774C0" w:rsidRPr="00415FAD">
        <w:rPr>
          <w:rFonts w:cstheme="minorHAnsi"/>
          <w:szCs w:val="24"/>
        </w:rPr>
        <w:t xml:space="preserve"> attributes</w:t>
      </w:r>
      <w:r w:rsidR="004C03AB" w:rsidRPr="00415FAD">
        <w:rPr>
          <w:rFonts w:cstheme="minorHAnsi"/>
          <w:szCs w:val="24"/>
        </w:rPr>
        <w:t xml:space="preserve"> were identified and ranked by</w:t>
      </w:r>
      <w:r w:rsidR="00F774C0" w:rsidRPr="00415FAD">
        <w:rPr>
          <w:rFonts w:cstheme="minorHAnsi"/>
          <w:szCs w:val="24"/>
        </w:rPr>
        <w:t xml:space="preserve"> importan</w:t>
      </w:r>
      <w:r w:rsidR="004C03AB" w:rsidRPr="00415FAD">
        <w:rPr>
          <w:rFonts w:cstheme="minorHAnsi"/>
          <w:szCs w:val="24"/>
        </w:rPr>
        <w:t>ce</w:t>
      </w:r>
      <w:r w:rsidR="00F774C0" w:rsidRPr="00415FAD">
        <w:rPr>
          <w:rFonts w:cstheme="minorHAnsi"/>
          <w:szCs w:val="24"/>
        </w:rPr>
        <w:t xml:space="preserve"> to the survey respondent.</w:t>
      </w:r>
    </w:p>
    <w:p w14:paraId="57A15CB5" w14:textId="77777777" w:rsidR="00F774C0" w:rsidRPr="00415FAD" w:rsidRDefault="00F774C0" w:rsidP="00F774C0">
      <w:pPr>
        <w:rPr>
          <w:rFonts w:cstheme="minorHAnsi"/>
          <w:szCs w:val="24"/>
        </w:rPr>
      </w:pPr>
    </w:p>
    <w:p w14:paraId="646E7C98" w14:textId="6826E519" w:rsidR="00F774C0" w:rsidRPr="00415FAD" w:rsidRDefault="00F774C0" w:rsidP="00630C54">
      <w:pPr>
        <w:ind w:firstLine="720"/>
        <w:rPr>
          <w:rFonts w:cstheme="minorHAnsi"/>
          <w:szCs w:val="24"/>
        </w:rPr>
      </w:pPr>
      <w:r w:rsidRPr="00415FAD">
        <w:rPr>
          <w:rFonts w:cstheme="minorHAnsi"/>
          <w:szCs w:val="24"/>
        </w:rPr>
        <w:t>The movie category was divided into three attributes</w:t>
      </w:r>
      <w:r w:rsidR="004C03AB" w:rsidRPr="00415FAD">
        <w:rPr>
          <w:rFonts w:cstheme="minorHAnsi"/>
          <w:szCs w:val="24"/>
        </w:rPr>
        <w:t xml:space="preserve">: </w:t>
      </w:r>
      <w:r w:rsidRPr="00415FAD">
        <w:rPr>
          <w:rFonts w:cstheme="minorHAnsi"/>
          <w:i/>
          <w:szCs w:val="24"/>
        </w:rPr>
        <w:t>desired movie</w:t>
      </w:r>
      <w:r w:rsidRPr="00415FAD">
        <w:rPr>
          <w:rFonts w:cstheme="minorHAnsi"/>
          <w:szCs w:val="24"/>
        </w:rPr>
        <w:t xml:space="preserve">, </w:t>
      </w:r>
      <w:r w:rsidRPr="00415FAD">
        <w:rPr>
          <w:rFonts w:cstheme="minorHAnsi"/>
          <w:i/>
          <w:szCs w:val="24"/>
        </w:rPr>
        <w:t>multiple showtimes</w:t>
      </w:r>
      <w:r w:rsidR="004C03AB" w:rsidRPr="00415FAD">
        <w:rPr>
          <w:rFonts w:cstheme="minorHAnsi"/>
          <w:szCs w:val="24"/>
        </w:rPr>
        <w:t>,</w:t>
      </w:r>
      <w:r w:rsidRPr="00415FAD">
        <w:rPr>
          <w:rFonts w:cstheme="minorHAnsi"/>
          <w:szCs w:val="24"/>
        </w:rPr>
        <w:t xml:space="preserve"> and </w:t>
      </w:r>
      <w:r w:rsidRPr="00415FAD">
        <w:rPr>
          <w:rFonts w:cstheme="minorHAnsi"/>
          <w:i/>
          <w:szCs w:val="24"/>
        </w:rPr>
        <w:t>multiple movie options</w:t>
      </w:r>
      <w:r w:rsidRPr="00415FAD">
        <w:rPr>
          <w:rFonts w:cstheme="minorHAnsi"/>
          <w:szCs w:val="24"/>
        </w:rPr>
        <w:t xml:space="preserve">. </w:t>
      </w:r>
      <w:r w:rsidR="004C03AB" w:rsidRPr="00415FAD">
        <w:rPr>
          <w:rFonts w:cstheme="minorHAnsi"/>
          <w:szCs w:val="24"/>
        </w:rPr>
        <w:t>As previously indicated,</w:t>
      </w:r>
      <w:r w:rsidRPr="00415FAD">
        <w:rPr>
          <w:rFonts w:cstheme="minorHAnsi"/>
          <w:szCs w:val="24"/>
        </w:rPr>
        <w:t xml:space="preserve"> decision order dictates that the movie playing is the key driver in making a decision. This attribute comparison further solidifies that point, </w:t>
      </w:r>
      <w:r w:rsidR="004C03AB" w:rsidRPr="00415FAD">
        <w:rPr>
          <w:rFonts w:cstheme="minorHAnsi"/>
          <w:szCs w:val="24"/>
        </w:rPr>
        <w:t>as</w:t>
      </w:r>
      <w:r w:rsidRPr="00415FAD">
        <w:rPr>
          <w:rFonts w:cstheme="minorHAnsi"/>
          <w:szCs w:val="24"/>
        </w:rPr>
        <w:t xml:space="preserve"> </w:t>
      </w:r>
      <w:r w:rsidRPr="00415FAD">
        <w:rPr>
          <w:rFonts w:cstheme="minorHAnsi"/>
          <w:i/>
          <w:szCs w:val="24"/>
        </w:rPr>
        <w:t>desired movie</w:t>
      </w:r>
      <w:r w:rsidRPr="00415FAD">
        <w:rPr>
          <w:rFonts w:cstheme="minorHAnsi"/>
          <w:szCs w:val="24"/>
        </w:rPr>
        <w:t xml:space="preserve"> is the most highly correlated to extremely important. </w:t>
      </w:r>
      <w:r w:rsidR="001B019D" w:rsidRPr="00415FAD">
        <w:rPr>
          <w:rFonts w:cstheme="minorHAnsi"/>
          <w:szCs w:val="24"/>
        </w:rPr>
        <w:t>It can be concluded that this</w:t>
      </w:r>
      <w:r w:rsidRPr="00415FAD">
        <w:rPr>
          <w:rFonts w:cstheme="minorHAnsi"/>
          <w:szCs w:val="24"/>
        </w:rPr>
        <w:t xml:space="preserve"> is the most important movie</w:t>
      </w:r>
      <w:r w:rsidR="001B019D" w:rsidRPr="00415FAD">
        <w:rPr>
          <w:rFonts w:cstheme="minorHAnsi"/>
          <w:szCs w:val="24"/>
        </w:rPr>
        <w:t>-</w:t>
      </w:r>
      <w:r w:rsidRPr="00415FAD">
        <w:rPr>
          <w:rFonts w:cstheme="minorHAnsi"/>
          <w:szCs w:val="24"/>
        </w:rPr>
        <w:t>specific attribute</w:t>
      </w:r>
      <w:r w:rsidR="001B019D" w:rsidRPr="00415FAD">
        <w:rPr>
          <w:rFonts w:cstheme="minorHAnsi"/>
          <w:szCs w:val="24"/>
        </w:rPr>
        <w:t xml:space="preserve">, </w:t>
      </w:r>
      <w:r w:rsidRPr="00415FAD">
        <w:rPr>
          <w:rFonts w:cstheme="minorHAnsi"/>
          <w:szCs w:val="24"/>
        </w:rPr>
        <w:t>according to survey respondents.</w:t>
      </w:r>
    </w:p>
    <w:p w14:paraId="464DEF98" w14:textId="77777777" w:rsidR="00F774C0" w:rsidRPr="00415FAD" w:rsidRDefault="00F774C0" w:rsidP="002C537D">
      <w:pPr>
        <w:tabs>
          <w:tab w:val="left" w:pos="1163"/>
        </w:tabs>
        <w:rPr>
          <w:rFonts w:cstheme="minorHAnsi"/>
          <w:szCs w:val="24"/>
        </w:rPr>
      </w:pPr>
    </w:p>
    <w:p w14:paraId="20DBC2F1" w14:textId="2472927C" w:rsidR="00F774C0" w:rsidRPr="00415FAD" w:rsidRDefault="002C0941" w:rsidP="002C537D">
      <w:pPr>
        <w:tabs>
          <w:tab w:val="left" w:pos="1163"/>
        </w:tabs>
        <w:rPr>
          <w:rFonts w:cstheme="minorHAnsi"/>
          <w:szCs w:val="24"/>
        </w:rPr>
      </w:pPr>
      <w:r w:rsidRPr="00415FAD">
        <w:rPr>
          <w:rFonts w:cstheme="minorHAnsi"/>
          <w:noProof/>
          <w:szCs w:val="24"/>
          <w:rPrChange w:id="305" w:author="Travis Kemp" w:date="2017-12-03T07:02:00Z">
            <w:rPr>
              <w:rFonts w:cstheme="minorHAnsi"/>
              <w:noProof/>
              <w:szCs w:val="24"/>
            </w:rPr>
          </w:rPrChange>
        </w:rPr>
        <w:drawing>
          <wp:inline distT="0" distB="0" distL="0" distR="0" wp14:anchorId="08E34DD5" wp14:editId="3F85BE17">
            <wp:extent cx="5486400" cy="2600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 Desired Attributes -Movi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00960"/>
                    </a:xfrm>
                    <a:prstGeom prst="rect">
                      <a:avLst/>
                    </a:prstGeom>
                  </pic:spPr>
                </pic:pic>
              </a:graphicData>
            </a:graphic>
          </wp:inline>
        </w:drawing>
      </w:r>
    </w:p>
    <w:p w14:paraId="2E4BD9D9" w14:textId="6F30696E" w:rsidR="00F774C0" w:rsidRPr="00415FAD" w:rsidRDefault="00F774C0" w:rsidP="00F774C0">
      <w:pPr>
        <w:jc w:val="center"/>
        <w:rPr>
          <w:rFonts w:cstheme="minorHAnsi"/>
          <w:i/>
          <w:szCs w:val="24"/>
        </w:rPr>
      </w:pPr>
      <w:r w:rsidRPr="00415FAD">
        <w:rPr>
          <w:rFonts w:cstheme="minorHAnsi"/>
          <w:i/>
          <w:szCs w:val="24"/>
        </w:rPr>
        <w:t>Figure 18: Importance of desired movie attributes (Tableau)</w:t>
      </w:r>
    </w:p>
    <w:p w14:paraId="2F4988AA" w14:textId="175E4D5C" w:rsidR="004E1563" w:rsidRPr="00415FAD" w:rsidRDefault="004E1563" w:rsidP="00F774C0">
      <w:pPr>
        <w:jc w:val="center"/>
        <w:rPr>
          <w:rFonts w:cstheme="minorHAnsi"/>
          <w:i/>
          <w:szCs w:val="24"/>
        </w:rPr>
      </w:pPr>
    </w:p>
    <w:p w14:paraId="60A6D5BD" w14:textId="42591244" w:rsidR="004E1563" w:rsidRPr="00415FAD" w:rsidRDefault="004E1563" w:rsidP="004E1563">
      <w:pPr>
        <w:ind w:firstLine="720"/>
        <w:rPr>
          <w:rFonts w:cstheme="minorHAnsi"/>
          <w:szCs w:val="24"/>
        </w:rPr>
      </w:pPr>
      <w:r w:rsidRPr="00415FAD">
        <w:rPr>
          <w:rFonts w:cstheme="minorHAnsi"/>
          <w:szCs w:val="24"/>
        </w:rPr>
        <w:t xml:space="preserve">The food and beverage </w:t>
      </w:r>
      <w:r w:rsidR="001B019D" w:rsidRPr="00415FAD">
        <w:rPr>
          <w:rFonts w:cstheme="minorHAnsi"/>
          <w:szCs w:val="24"/>
        </w:rPr>
        <w:t>category</w:t>
      </w:r>
      <w:r w:rsidRPr="00415FAD">
        <w:rPr>
          <w:rFonts w:cstheme="minorHAnsi"/>
          <w:szCs w:val="24"/>
        </w:rPr>
        <w:t xml:space="preserve"> focu</w:t>
      </w:r>
      <w:r w:rsidR="001B019D" w:rsidRPr="00415FAD">
        <w:rPr>
          <w:rFonts w:cstheme="minorHAnsi"/>
          <w:szCs w:val="24"/>
        </w:rPr>
        <w:t>sed</w:t>
      </w:r>
      <w:r w:rsidRPr="00415FAD">
        <w:rPr>
          <w:rFonts w:cstheme="minorHAnsi"/>
          <w:szCs w:val="24"/>
        </w:rPr>
        <w:t xml:space="preserve"> on </w:t>
      </w:r>
      <w:r w:rsidRPr="00415FAD">
        <w:rPr>
          <w:rFonts w:cstheme="minorHAnsi"/>
          <w:i/>
          <w:szCs w:val="24"/>
        </w:rPr>
        <w:t>free refills</w:t>
      </w:r>
      <w:r w:rsidRPr="00415FAD">
        <w:rPr>
          <w:rFonts w:cstheme="minorHAnsi"/>
          <w:szCs w:val="24"/>
        </w:rPr>
        <w:t xml:space="preserve">, </w:t>
      </w:r>
      <w:r w:rsidRPr="00415FAD">
        <w:rPr>
          <w:rFonts w:cstheme="minorHAnsi"/>
          <w:i/>
          <w:szCs w:val="24"/>
        </w:rPr>
        <w:t>food freshness</w:t>
      </w:r>
      <w:r w:rsidR="001B019D" w:rsidRPr="00415FAD">
        <w:rPr>
          <w:rFonts w:cstheme="minorHAnsi"/>
          <w:szCs w:val="24"/>
        </w:rPr>
        <w:t>,</w:t>
      </w:r>
      <w:r w:rsidRPr="00415FAD">
        <w:rPr>
          <w:rFonts w:cstheme="minorHAnsi"/>
          <w:szCs w:val="24"/>
        </w:rPr>
        <w:t xml:space="preserve"> and </w:t>
      </w:r>
      <w:r w:rsidRPr="00415FAD">
        <w:rPr>
          <w:rFonts w:cstheme="minorHAnsi"/>
          <w:i/>
          <w:szCs w:val="24"/>
        </w:rPr>
        <w:t>cleanliness</w:t>
      </w:r>
      <w:r w:rsidRPr="00415FAD">
        <w:rPr>
          <w:rFonts w:cstheme="minorHAnsi"/>
          <w:szCs w:val="24"/>
        </w:rPr>
        <w:t>.</w:t>
      </w:r>
    </w:p>
    <w:p w14:paraId="0BC7A91A" w14:textId="77777777" w:rsidR="004E1563" w:rsidRPr="00415FAD" w:rsidRDefault="004E1563" w:rsidP="004E1563">
      <w:pPr>
        <w:ind w:firstLine="720"/>
        <w:rPr>
          <w:rFonts w:cstheme="minorHAnsi"/>
          <w:szCs w:val="24"/>
        </w:rPr>
      </w:pPr>
    </w:p>
    <w:p w14:paraId="347D9C8F" w14:textId="6BC4882A" w:rsidR="004E1563" w:rsidRPr="00415FAD" w:rsidRDefault="004E1563" w:rsidP="001B019D">
      <w:pPr>
        <w:ind w:firstLine="720"/>
        <w:rPr>
          <w:rFonts w:cstheme="minorHAnsi"/>
          <w:szCs w:val="24"/>
        </w:rPr>
      </w:pPr>
      <w:r w:rsidRPr="00415FAD">
        <w:rPr>
          <w:rFonts w:cstheme="minorHAnsi"/>
          <w:szCs w:val="24"/>
        </w:rPr>
        <w:t xml:space="preserve">The survey results point to the importance of cleanliness of the </w:t>
      </w:r>
      <w:r w:rsidR="00A952B8" w:rsidRPr="00415FAD">
        <w:rPr>
          <w:rFonts w:cstheme="minorHAnsi"/>
          <w:szCs w:val="24"/>
        </w:rPr>
        <w:t>theater</w:t>
      </w:r>
      <w:r w:rsidRPr="00415FAD">
        <w:rPr>
          <w:rFonts w:cstheme="minorHAnsi"/>
          <w:szCs w:val="24"/>
        </w:rPr>
        <w:t xml:space="preserve"> for survey respondents</w:t>
      </w:r>
      <w:r w:rsidR="001B019D" w:rsidRPr="00415FAD">
        <w:rPr>
          <w:rFonts w:cstheme="minorHAnsi"/>
          <w:szCs w:val="24"/>
        </w:rPr>
        <w:t xml:space="preserve"> – t</w:t>
      </w:r>
      <w:r w:rsidRPr="00415FAD">
        <w:rPr>
          <w:rFonts w:cstheme="minorHAnsi"/>
          <w:szCs w:val="24"/>
        </w:rPr>
        <w:t xml:space="preserve">his is the mostly closely aligned with </w:t>
      </w:r>
      <w:r w:rsidRPr="00415FAD">
        <w:rPr>
          <w:rFonts w:cstheme="minorHAnsi"/>
          <w:i/>
          <w:szCs w:val="24"/>
        </w:rPr>
        <w:t>extremely importan</w:t>
      </w:r>
      <w:r w:rsidRPr="00415FAD">
        <w:rPr>
          <w:rFonts w:cstheme="minorHAnsi"/>
          <w:szCs w:val="24"/>
        </w:rPr>
        <w:t>t</w:t>
      </w:r>
      <w:r w:rsidR="001B019D" w:rsidRPr="00415FAD">
        <w:rPr>
          <w:rFonts w:cstheme="minorHAnsi"/>
          <w:szCs w:val="24"/>
        </w:rPr>
        <w:t xml:space="preserve"> in the results</w:t>
      </w:r>
      <w:r w:rsidRPr="00415FAD">
        <w:rPr>
          <w:rFonts w:cstheme="minorHAnsi"/>
          <w:szCs w:val="24"/>
        </w:rPr>
        <w:t xml:space="preserve">. Additionally, </w:t>
      </w:r>
      <w:r w:rsidR="001B019D" w:rsidRPr="00415FAD">
        <w:rPr>
          <w:rFonts w:cstheme="minorHAnsi"/>
          <w:szCs w:val="24"/>
        </w:rPr>
        <w:t>customers</w:t>
      </w:r>
      <w:r w:rsidRPr="00415FAD">
        <w:rPr>
          <w:rFonts w:cstheme="minorHAnsi"/>
          <w:szCs w:val="24"/>
        </w:rPr>
        <w:t xml:space="preserve"> are expecting free refills and consider that to be one of the important factors for choosing a </w:t>
      </w:r>
      <w:r w:rsidR="00A952B8" w:rsidRPr="00415FAD">
        <w:rPr>
          <w:rFonts w:cstheme="minorHAnsi"/>
          <w:szCs w:val="24"/>
        </w:rPr>
        <w:t>theater</w:t>
      </w:r>
      <w:r w:rsidRPr="00415FAD">
        <w:rPr>
          <w:rFonts w:cstheme="minorHAnsi"/>
          <w:szCs w:val="24"/>
        </w:rPr>
        <w:t xml:space="preserve">. Since </w:t>
      </w:r>
      <w:r w:rsidR="001B019D" w:rsidRPr="00415FAD">
        <w:rPr>
          <w:rFonts w:cstheme="minorHAnsi"/>
          <w:szCs w:val="24"/>
        </w:rPr>
        <w:t>f</w:t>
      </w:r>
      <w:r w:rsidRPr="00415FAD">
        <w:rPr>
          <w:rFonts w:cstheme="minorHAnsi"/>
          <w:szCs w:val="24"/>
        </w:rPr>
        <w:t>ree refills</w:t>
      </w:r>
      <w:r w:rsidR="001B019D" w:rsidRPr="00415FAD">
        <w:rPr>
          <w:rFonts w:cstheme="minorHAnsi"/>
          <w:szCs w:val="24"/>
        </w:rPr>
        <w:t xml:space="preserve"> seem to be a customer favorite</w:t>
      </w:r>
      <w:r w:rsidRPr="00415FAD">
        <w:rPr>
          <w:rFonts w:cstheme="minorHAnsi"/>
          <w:szCs w:val="24"/>
        </w:rPr>
        <w:t>,</w:t>
      </w:r>
      <w:r w:rsidR="001B019D" w:rsidRPr="00415FAD">
        <w:rPr>
          <w:rFonts w:cstheme="minorHAnsi"/>
          <w:szCs w:val="24"/>
        </w:rPr>
        <w:t xml:space="preserve"> Cinemark </w:t>
      </w:r>
      <w:r w:rsidRPr="00415FAD">
        <w:rPr>
          <w:rFonts w:cstheme="minorHAnsi"/>
          <w:szCs w:val="24"/>
        </w:rPr>
        <w:t xml:space="preserve"> </w:t>
      </w:r>
      <w:r w:rsidR="001B019D" w:rsidRPr="00415FAD">
        <w:rPr>
          <w:rFonts w:cstheme="minorHAnsi"/>
          <w:szCs w:val="24"/>
        </w:rPr>
        <w:t xml:space="preserve">should consider pushing this offering, which </w:t>
      </w:r>
      <w:r w:rsidRPr="00415FAD">
        <w:rPr>
          <w:rFonts w:cstheme="minorHAnsi"/>
          <w:szCs w:val="24"/>
        </w:rPr>
        <w:t>may help in customer retention and increase of sales.</w:t>
      </w:r>
    </w:p>
    <w:p w14:paraId="17CA882F" w14:textId="77777777" w:rsidR="004E1563" w:rsidRPr="00415FAD" w:rsidRDefault="004E1563" w:rsidP="00F774C0">
      <w:pPr>
        <w:jc w:val="center"/>
        <w:rPr>
          <w:rFonts w:cstheme="minorHAnsi"/>
          <w:i/>
          <w:szCs w:val="24"/>
        </w:rPr>
      </w:pPr>
    </w:p>
    <w:p w14:paraId="5A6A688D" w14:textId="77777777" w:rsidR="00F774C0" w:rsidRPr="00415FAD" w:rsidRDefault="00F774C0" w:rsidP="002C537D">
      <w:pPr>
        <w:tabs>
          <w:tab w:val="left" w:pos="1163"/>
        </w:tabs>
        <w:rPr>
          <w:rFonts w:cstheme="minorHAnsi"/>
          <w:szCs w:val="24"/>
        </w:rPr>
      </w:pPr>
    </w:p>
    <w:p w14:paraId="457628D5" w14:textId="223EDCBD" w:rsidR="004E1563" w:rsidRPr="00415FAD" w:rsidRDefault="002C0941" w:rsidP="002C537D">
      <w:pPr>
        <w:tabs>
          <w:tab w:val="left" w:pos="1163"/>
        </w:tabs>
        <w:rPr>
          <w:rFonts w:cstheme="minorHAnsi"/>
          <w:szCs w:val="24"/>
        </w:rPr>
      </w:pPr>
      <w:r w:rsidRPr="00415FAD">
        <w:rPr>
          <w:rFonts w:cstheme="minorHAnsi"/>
          <w:noProof/>
          <w:szCs w:val="24"/>
          <w:rPrChange w:id="306" w:author="Travis Kemp" w:date="2017-12-03T07:02:00Z">
            <w:rPr>
              <w:rFonts w:cstheme="minorHAnsi"/>
              <w:noProof/>
              <w:szCs w:val="24"/>
            </w:rPr>
          </w:rPrChange>
        </w:rPr>
        <w:drawing>
          <wp:inline distT="0" distB="0" distL="0" distR="0" wp14:anchorId="4791E4DE" wp14:editId="3B988DF0">
            <wp:extent cx="5486400" cy="2811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 Desired Attributes-F&amp;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11780"/>
                    </a:xfrm>
                    <a:prstGeom prst="rect">
                      <a:avLst/>
                    </a:prstGeom>
                  </pic:spPr>
                </pic:pic>
              </a:graphicData>
            </a:graphic>
          </wp:inline>
        </w:drawing>
      </w:r>
    </w:p>
    <w:p w14:paraId="60A6F85A" w14:textId="0DFDCACB" w:rsidR="004E1563" w:rsidRPr="00415FAD" w:rsidRDefault="004E1563" w:rsidP="004E1563">
      <w:pPr>
        <w:rPr>
          <w:rFonts w:cstheme="minorHAnsi"/>
          <w:szCs w:val="24"/>
        </w:rPr>
      </w:pPr>
    </w:p>
    <w:p w14:paraId="60671073" w14:textId="1D28FD51" w:rsidR="004E1563" w:rsidRPr="00415FAD" w:rsidRDefault="004E1563" w:rsidP="004E1563">
      <w:pPr>
        <w:jc w:val="center"/>
        <w:rPr>
          <w:rFonts w:cstheme="minorHAnsi"/>
          <w:i/>
          <w:szCs w:val="24"/>
        </w:rPr>
      </w:pPr>
      <w:r w:rsidRPr="00415FAD">
        <w:rPr>
          <w:rFonts w:cstheme="minorHAnsi"/>
          <w:i/>
          <w:szCs w:val="24"/>
        </w:rPr>
        <w:lastRenderedPageBreak/>
        <w:t>Figure 19: Importance of desired food and beverage attributes (Tableau)</w:t>
      </w:r>
    </w:p>
    <w:p w14:paraId="488AD22F" w14:textId="323E744E" w:rsidR="004E1563" w:rsidRPr="00415FAD" w:rsidRDefault="004E1563" w:rsidP="004E1563">
      <w:pPr>
        <w:jc w:val="center"/>
        <w:rPr>
          <w:rFonts w:cstheme="minorHAnsi"/>
          <w:i/>
          <w:szCs w:val="24"/>
        </w:rPr>
      </w:pPr>
    </w:p>
    <w:p w14:paraId="6EBCBDB6" w14:textId="059A19AF" w:rsidR="004E1563" w:rsidRPr="00415FAD" w:rsidRDefault="004E1563" w:rsidP="004E1563">
      <w:pPr>
        <w:ind w:firstLine="720"/>
        <w:rPr>
          <w:rFonts w:cstheme="minorHAnsi"/>
          <w:szCs w:val="24"/>
        </w:rPr>
      </w:pPr>
      <w:r w:rsidRPr="00415FAD">
        <w:rPr>
          <w:rFonts w:cstheme="minorHAnsi"/>
          <w:szCs w:val="24"/>
        </w:rPr>
        <w:t>The comfo</w:t>
      </w:r>
      <w:r w:rsidR="001B019D" w:rsidRPr="00415FAD">
        <w:rPr>
          <w:rFonts w:cstheme="minorHAnsi"/>
          <w:szCs w:val="24"/>
        </w:rPr>
        <w:t>rt</w:t>
      </w:r>
      <w:r w:rsidRPr="00415FAD">
        <w:rPr>
          <w:rFonts w:cstheme="minorHAnsi"/>
          <w:szCs w:val="24"/>
        </w:rPr>
        <w:t xml:space="preserve"> and quality </w:t>
      </w:r>
      <w:r w:rsidR="001B019D" w:rsidRPr="00415FAD">
        <w:rPr>
          <w:rFonts w:cstheme="minorHAnsi"/>
          <w:szCs w:val="24"/>
        </w:rPr>
        <w:t>category focused on</w:t>
      </w:r>
      <w:r w:rsidRPr="00415FAD">
        <w:rPr>
          <w:rFonts w:cstheme="minorHAnsi"/>
          <w:szCs w:val="24"/>
        </w:rPr>
        <w:t xml:space="preserve"> </w:t>
      </w:r>
      <w:r w:rsidRPr="00415FAD">
        <w:rPr>
          <w:rFonts w:cstheme="minorHAnsi"/>
          <w:i/>
          <w:szCs w:val="24"/>
        </w:rPr>
        <w:t>screen quality</w:t>
      </w:r>
      <w:r w:rsidRPr="00415FAD">
        <w:rPr>
          <w:rFonts w:cstheme="minorHAnsi"/>
          <w:szCs w:val="24"/>
        </w:rPr>
        <w:t xml:space="preserve">, </w:t>
      </w:r>
      <w:r w:rsidRPr="00415FAD">
        <w:rPr>
          <w:rFonts w:cstheme="minorHAnsi"/>
          <w:i/>
          <w:szCs w:val="24"/>
        </w:rPr>
        <w:t>comfort</w:t>
      </w:r>
      <w:r w:rsidRPr="00415FAD">
        <w:rPr>
          <w:rFonts w:cstheme="minorHAnsi"/>
          <w:szCs w:val="24"/>
        </w:rPr>
        <w:t xml:space="preserve">, </w:t>
      </w:r>
      <w:r w:rsidRPr="00415FAD">
        <w:rPr>
          <w:rFonts w:cstheme="minorHAnsi"/>
          <w:i/>
          <w:szCs w:val="24"/>
        </w:rPr>
        <w:t xml:space="preserve">sound </w:t>
      </w:r>
      <w:r w:rsidRPr="00415FAD">
        <w:rPr>
          <w:rFonts w:cstheme="minorHAnsi"/>
          <w:szCs w:val="24"/>
        </w:rPr>
        <w:t>and</w:t>
      </w:r>
      <w:r w:rsidR="001B019D" w:rsidRPr="00415FAD">
        <w:rPr>
          <w:rFonts w:cstheme="minorHAnsi"/>
          <w:szCs w:val="24"/>
        </w:rPr>
        <w:t xml:space="preserve"> </w:t>
      </w:r>
      <w:r w:rsidR="001B019D" w:rsidRPr="00415FAD">
        <w:rPr>
          <w:rFonts w:cstheme="minorHAnsi"/>
          <w:i/>
          <w:szCs w:val="24"/>
        </w:rPr>
        <w:t>DND (or Do Not Disturb) policy</w:t>
      </w:r>
      <w:r w:rsidRPr="00415FAD">
        <w:rPr>
          <w:rFonts w:cstheme="minorHAnsi"/>
          <w:szCs w:val="24"/>
        </w:rPr>
        <w:t>.</w:t>
      </w:r>
    </w:p>
    <w:p w14:paraId="2B12D523" w14:textId="77777777" w:rsidR="004E1563" w:rsidRPr="00415FAD" w:rsidRDefault="004E1563" w:rsidP="004E1563">
      <w:pPr>
        <w:ind w:firstLine="720"/>
        <w:rPr>
          <w:rFonts w:cstheme="minorHAnsi"/>
          <w:szCs w:val="24"/>
        </w:rPr>
      </w:pPr>
    </w:p>
    <w:p w14:paraId="72B215AC" w14:textId="6C0A3679" w:rsidR="001B019D" w:rsidRPr="00415FAD" w:rsidRDefault="004E1563" w:rsidP="004E1563">
      <w:pPr>
        <w:ind w:firstLine="720"/>
        <w:rPr>
          <w:rFonts w:cstheme="minorHAnsi"/>
          <w:szCs w:val="24"/>
        </w:rPr>
      </w:pPr>
      <w:r w:rsidRPr="00415FAD">
        <w:rPr>
          <w:rFonts w:cstheme="minorHAnsi"/>
          <w:szCs w:val="24"/>
        </w:rPr>
        <w:t>One undeniable fact as to why</w:t>
      </w:r>
      <w:r w:rsidR="001B019D" w:rsidRPr="00415FAD">
        <w:rPr>
          <w:rFonts w:cstheme="minorHAnsi"/>
          <w:szCs w:val="24"/>
        </w:rPr>
        <w:t xml:space="preserve"> customers</w:t>
      </w:r>
      <w:r w:rsidRPr="00415FAD">
        <w:rPr>
          <w:rFonts w:cstheme="minorHAnsi"/>
          <w:szCs w:val="24"/>
        </w:rPr>
        <w:t xml:space="preserve"> watch movies in </w:t>
      </w:r>
      <w:r w:rsidR="00A952B8" w:rsidRPr="00415FAD">
        <w:rPr>
          <w:rFonts w:cstheme="minorHAnsi"/>
          <w:szCs w:val="24"/>
        </w:rPr>
        <w:t>theater</w:t>
      </w:r>
      <w:r w:rsidRPr="00415FAD">
        <w:rPr>
          <w:rFonts w:cstheme="minorHAnsi"/>
          <w:szCs w:val="24"/>
        </w:rPr>
        <w:t xml:space="preserve">s is to experience </w:t>
      </w:r>
      <w:r w:rsidR="001B019D" w:rsidRPr="00415FAD">
        <w:rPr>
          <w:rFonts w:cstheme="minorHAnsi"/>
          <w:szCs w:val="24"/>
        </w:rPr>
        <w:t xml:space="preserve">the sort of </w:t>
      </w:r>
      <w:r w:rsidRPr="00415FAD">
        <w:rPr>
          <w:rFonts w:cstheme="minorHAnsi"/>
          <w:szCs w:val="24"/>
        </w:rPr>
        <w:t xml:space="preserve">high </w:t>
      </w:r>
      <w:r w:rsidR="001B019D" w:rsidRPr="00415FAD">
        <w:rPr>
          <w:rFonts w:cstheme="minorHAnsi"/>
          <w:szCs w:val="24"/>
        </w:rPr>
        <w:t>screen</w:t>
      </w:r>
      <w:r w:rsidRPr="00415FAD">
        <w:rPr>
          <w:rFonts w:cstheme="minorHAnsi"/>
          <w:szCs w:val="24"/>
        </w:rPr>
        <w:t xml:space="preserve"> and sound quality</w:t>
      </w:r>
      <w:r w:rsidR="001B019D" w:rsidRPr="00415FAD">
        <w:rPr>
          <w:rFonts w:cstheme="minorHAnsi"/>
          <w:szCs w:val="24"/>
        </w:rPr>
        <w:t xml:space="preserve"> that</w:t>
      </w:r>
      <w:r w:rsidRPr="00415FAD">
        <w:rPr>
          <w:rFonts w:cstheme="minorHAnsi"/>
          <w:szCs w:val="24"/>
        </w:rPr>
        <w:t xml:space="preserve"> cannot be experienced at home. It is very difficult to distinguish your brand from competitors based on these attributes</w:t>
      </w:r>
      <w:r w:rsidR="001B019D" w:rsidRPr="00415FAD">
        <w:rPr>
          <w:rFonts w:cstheme="minorHAnsi"/>
          <w:szCs w:val="24"/>
        </w:rPr>
        <w:t>,</w:t>
      </w:r>
      <w:r w:rsidRPr="00415FAD">
        <w:rPr>
          <w:rFonts w:cstheme="minorHAnsi"/>
          <w:szCs w:val="24"/>
        </w:rPr>
        <w:t xml:space="preserve"> because </w:t>
      </w:r>
      <w:r w:rsidR="001B019D" w:rsidRPr="00415FAD">
        <w:rPr>
          <w:rFonts w:cstheme="minorHAnsi"/>
          <w:szCs w:val="24"/>
        </w:rPr>
        <w:t xml:space="preserve">each top competitor has a their own, similar version of </w:t>
      </w:r>
      <w:r w:rsidRPr="00415FAD">
        <w:rPr>
          <w:rFonts w:cstheme="minorHAnsi"/>
          <w:szCs w:val="24"/>
        </w:rPr>
        <w:t>quality screen and sound system. One major factor where it is possible to distinguish</w:t>
      </w:r>
      <w:r w:rsidR="001B019D" w:rsidRPr="00415FAD">
        <w:rPr>
          <w:rFonts w:cstheme="minorHAnsi"/>
          <w:szCs w:val="24"/>
        </w:rPr>
        <w:t xml:space="preserve"> Cinemark </w:t>
      </w:r>
      <w:r w:rsidR="00A952B8" w:rsidRPr="00415FAD">
        <w:rPr>
          <w:rFonts w:cstheme="minorHAnsi"/>
          <w:szCs w:val="24"/>
        </w:rPr>
        <w:t>Theater</w:t>
      </w:r>
      <w:r w:rsidR="001B019D" w:rsidRPr="00415FAD">
        <w:rPr>
          <w:rFonts w:cstheme="minorHAnsi"/>
          <w:szCs w:val="24"/>
        </w:rPr>
        <w:t>s</w:t>
      </w:r>
      <w:r w:rsidRPr="00415FAD">
        <w:rPr>
          <w:rFonts w:cstheme="minorHAnsi"/>
          <w:szCs w:val="24"/>
        </w:rPr>
        <w:t xml:space="preserve"> from others is the </w:t>
      </w:r>
      <w:r w:rsidRPr="00415FAD">
        <w:rPr>
          <w:rFonts w:cstheme="minorHAnsi"/>
          <w:i/>
          <w:szCs w:val="24"/>
        </w:rPr>
        <w:t>overall comfort</w:t>
      </w:r>
      <w:r w:rsidRPr="00415FAD">
        <w:rPr>
          <w:rFonts w:cstheme="minorHAnsi"/>
          <w:szCs w:val="24"/>
        </w:rPr>
        <w:t xml:space="preserve"> they provide to the customers. </w:t>
      </w:r>
    </w:p>
    <w:p w14:paraId="68EE0CD0" w14:textId="77777777" w:rsidR="001B019D" w:rsidRPr="00415FAD" w:rsidRDefault="001B019D" w:rsidP="004E1563">
      <w:pPr>
        <w:ind w:firstLine="720"/>
        <w:rPr>
          <w:rFonts w:cstheme="minorHAnsi"/>
          <w:szCs w:val="24"/>
        </w:rPr>
      </w:pPr>
    </w:p>
    <w:p w14:paraId="5ED33DC7" w14:textId="346F24EF" w:rsidR="004E1563" w:rsidRPr="00415FAD" w:rsidRDefault="004E1563" w:rsidP="004E1563">
      <w:pPr>
        <w:ind w:firstLine="720"/>
        <w:rPr>
          <w:rFonts w:cstheme="minorHAnsi"/>
          <w:szCs w:val="24"/>
        </w:rPr>
      </w:pPr>
      <w:r w:rsidRPr="00415FAD">
        <w:rPr>
          <w:rFonts w:cstheme="minorHAnsi"/>
          <w:szCs w:val="24"/>
        </w:rPr>
        <w:t>Providing ample leg space and having recliners will have a positive impact on customers</w:t>
      </w:r>
      <w:r w:rsidR="001B019D" w:rsidRPr="00415FAD">
        <w:rPr>
          <w:rFonts w:cstheme="minorHAnsi"/>
          <w:szCs w:val="24"/>
        </w:rPr>
        <w:t xml:space="preserve"> retention</w:t>
      </w:r>
      <w:r w:rsidRPr="00415FAD">
        <w:rPr>
          <w:rFonts w:cstheme="minorHAnsi"/>
          <w:szCs w:val="24"/>
        </w:rPr>
        <w:t xml:space="preserve">, as </w:t>
      </w:r>
      <w:r w:rsidRPr="00415FAD">
        <w:rPr>
          <w:rFonts w:cstheme="minorHAnsi"/>
          <w:i/>
          <w:szCs w:val="24"/>
        </w:rPr>
        <w:t>comfort</w:t>
      </w:r>
      <w:r w:rsidRPr="00415FAD">
        <w:rPr>
          <w:rFonts w:cstheme="minorHAnsi"/>
          <w:szCs w:val="24"/>
        </w:rPr>
        <w:t xml:space="preserve"> is one of the most highly identified with attributes.</w:t>
      </w:r>
    </w:p>
    <w:p w14:paraId="2100A2CA" w14:textId="77777777" w:rsidR="004E1563" w:rsidRPr="00415FAD" w:rsidRDefault="004E1563" w:rsidP="004E1563">
      <w:pPr>
        <w:jc w:val="center"/>
        <w:rPr>
          <w:rFonts w:cstheme="minorHAnsi"/>
          <w:i/>
          <w:szCs w:val="24"/>
        </w:rPr>
      </w:pPr>
    </w:p>
    <w:p w14:paraId="5C597D40" w14:textId="77777777" w:rsidR="004E1563" w:rsidRPr="00415FAD" w:rsidRDefault="004E1563" w:rsidP="004E1563">
      <w:pPr>
        <w:ind w:firstLine="720"/>
        <w:rPr>
          <w:rFonts w:cstheme="minorHAnsi"/>
          <w:szCs w:val="24"/>
        </w:rPr>
      </w:pPr>
    </w:p>
    <w:p w14:paraId="3CDB19EE" w14:textId="77777777" w:rsidR="004E1563" w:rsidRPr="00415FAD" w:rsidRDefault="002C0941" w:rsidP="002C537D">
      <w:pPr>
        <w:tabs>
          <w:tab w:val="left" w:pos="1163"/>
        </w:tabs>
        <w:rPr>
          <w:rFonts w:cstheme="minorHAnsi"/>
          <w:szCs w:val="24"/>
        </w:rPr>
      </w:pPr>
      <w:r w:rsidRPr="00415FAD">
        <w:rPr>
          <w:rFonts w:cstheme="minorHAnsi"/>
          <w:noProof/>
          <w:szCs w:val="24"/>
          <w:rPrChange w:id="307" w:author="Travis Kemp" w:date="2017-12-03T07:02:00Z">
            <w:rPr>
              <w:rFonts w:cstheme="minorHAnsi"/>
              <w:noProof/>
              <w:szCs w:val="24"/>
            </w:rPr>
          </w:rPrChange>
        </w:rPr>
        <w:drawing>
          <wp:inline distT="0" distB="0" distL="0" distR="0" wp14:anchorId="784BD527" wp14:editId="594AB93B">
            <wp:extent cx="5486400" cy="2600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 Desired Attributes-Sound and Qual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600960"/>
                    </a:xfrm>
                    <a:prstGeom prst="rect">
                      <a:avLst/>
                    </a:prstGeom>
                  </pic:spPr>
                </pic:pic>
              </a:graphicData>
            </a:graphic>
          </wp:inline>
        </w:drawing>
      </w:r>
    </w:p>
    <w:p w14:paraId="6864F9CC" w14:textId="7C429D26" w:rsidR="004E1563" w:rsidRPr="00415FAD" w:rsidRDefault="004E1563" w:rsidP="002C537D">
      <w:pPr>
        <w:tabs>
          <w:tab w:val="left" w:pos="1163"/>
        </w:tabs>
        <w:rPr>
          <w:rFonts w:cstheme="minorHAnsi"/>
          <w:szCs w:val="24"/>
        </w:rPr>
      </w:pPr>
    </w:p>
    <w:p w14:paraId="60470028" w14:textId="39B820C9" w:rsidR="004E1563" w:rsidRPr="00415FAD" w:rsidRDefault="004E1563" w:rsidP="004E1563">
      <w:pPr>
        <w:jc w:val="center"/>
        <w:rPr>
          <w:rFonts w:cstheme="minorHAnsi"/>
          <w:i/>
          <w:szCs w:val="24"/>
        </w:rPr>
      </w:pPr>
      <w:r w:rsidRPr="00415FAD">
        <w:rPr>
          <w:rFonts w:cstheme="minorHAnsi"/>
          <w:szCs w:val="24"/>
        </w:rPr>
        <w:tab/>
      </w:r>
      <w:r w:rsidRPr="00415FAD">
        <w:rPr>
          <w:rFonts w:cstheme="minorHAnsi"/>
          <w:i/>
          <w:szCs w:val="24"/>
        </w:rPr>
        <w:t>Figure 20: Importance of comfort and quality attributes (Tableau)</w:t>
      </w:r>
    </w:p>
    <w:p w14:paraId="1EDDE064" w14:textId="77777777" w:rsidR="004E1563" w:rsidRPr="00415FAD" w:rsidRDefault="004E1563" w:rsidP="004E1563">
      <w:pPr>
        <w:jc w:val="center"/>
        <w:rPr>
          <w:rFonts w:cstheme="minorHAnsi"/>
          <w:i/>
          <w:szCs w:val="24"/>
        </w:rPr>
      </w:pPr>
    </w:p>
    <w:p w14:paraId="40F61859" w14:textId="57FF9B5F" w:rsidR="004E1563" w:rsidRPr="00415FAD" w:rsidRDefault="004E1563" w:rsidP="004E1563">
      <w:pPr>
        <w:ind w:firstLine="720"/>
        <w:rPr>
          <w:rFonts w:cstheme="minorHAnsi"/>
          <w:szCs w:val="24"/>
        </w:rPr>
      </w:pPr>
      <w:r w:rsidRPr="00415FAD">
        <w:rPr>
          <w:rFonts w:cstheme="minorHAnsi"/>
          <w:szCs w:val="24"/>
        </w:rPr>
        <w:t xml:space="preserve">The safety and value </w:t>
      </w:r>
      <w:r w:rsidR="001B019D" w:rsidRPr="00415FAD">
        <w:rPr>
          <w:rFonts w:cstheme="minorHAnsi"/>
          <w:szCs w:val="24"/>
        </w:rPr>
        <w:t xml:space="preserve">category </w:t>
      </w:r>
      <w:r w:rsidRPr="00415FAD">
        <w:rPr>
          <w:rFonts w:cstheme="minorHAnsi"/>
          <w:szCs w:val="24"/>
        </w:rPr>
        <w:t>focus</w:t>
      </w:r>
      <w:r w:rsidR="001B019D" w:rsidRPr="00415FAD">
        <w:rPr>
          <w:rFonts w:cstheme="minorHAnsi"/>
          <w:szCs w:val="24"/>
        </w:rPr>
        <w:t xml:space="preserve">ed </w:t>
      </w:r>
      <w:r w:rsidRPr="00415FAD">
        <w:rPr>
          <w:rFonts w:cstheme="minorHAnsi"/>
          <w:szCs w:val="24"/>
        </w:rPr>
        <w:t xml:space="preserve">on </w:t>
      </w:r>
      <w:r w:rsidRPr="00415FAD">
        <w:rPr>
          <w:rFonts w:cstheme="minorHAnsi"/>
          <w:i/>
          <w:szCs w:val="24"/>
        </w:rPr>
        <w:t>value for money</w:t>
      </w:r>
      <w:r w:rsidRPr="00415FAD">
        <w:rPr>
          <w:rFonts w:cstheme="minorHAnsi"/>
          <w:szCs w:val="24"/>
        </w:rPr>
        <w:t xml:space="preserve">, </w:t>
      </w:r>
      <w:r w:rsidRPr="00415FAD">
        <w:rPr>
          <w:rFonts w:cstheme="minorHAnsi"/>
          <w:i/>
          <w:szCs w:val="24"/>
        </w:rPr>
        <w:t>safety</w:t>
      </w:r>
      <w:r w:rsidRPr="00415FAD">
        <w:rPr>
          <w:rFonts w:cstheme="minorHAnsi"/>
          <w:szCs w:val="24"/>
        </w:rPr>
        <w:t xml:space="preserve"> both outside and inside the </w:t>
      </w:r>
      <w:r w:rsidR="00A952B8" w:rsidRPr="00415FAD">
        <w:rPr>
          <w:rFonts w:cstheme="minorHAnsi"/>
          <w:szCs w:val="24"/>
        </w:rPr>
        <w:t>theater</w:t>
      </w:r>
      <w:r w:rsidR="001B019D" w:rsidRPr="00415FAD">
        <w:rPr>
          <w:rFonts w:cstheme="minorHAnsi"/>
          <w:szCs w:val="24"/>
        </w:rPr>
        <w:t>,</w:t>
      </w:r>
      <w:r w:rsidRPr="00415FAD">
        <w:rPr>
          <w:rFonts w:cstheme="minorHAnsi"/>
          <w:szCs w:val="24"/>
        </w:rPr>
        <w:t xml:space="preserve"> and how </w:t>
      </w:r>
      <w:r w:rsidRPr="00415FAD">
        <w:rPr>
          <w:rFonts w:cstheme="minorHAnsi"/>
          <w:i/>
          <w:szCs w:val="24"/>
        </w:rPr>
        <w:t>family friendly</w:t>
      </w:r>
      <w:r w:rsidRPr="00415FAD">
        <w:rPr>
          <w:rFonts w:cstheme="minorHAnsi"/>
          <w:szCs w:val="24"/>
        </w:rPr>
        <w:t xml:space="preserve"> the movie </w:t>
      </w:r>
      <w:r w:rsidR="00A952B8" w:rsidRPr="00415FAD">
        <w:rPr>
          <w:rFonts w:cstheme="minorHAnsi"/>
          <w:szCs w:val="24"/>
        </w:rPr>
        <w:t>theater</w:t>
      </w:r>
      <w:r w:rsidRPr="00415FAD">
        <w:rPr>
          <w:rFonts w:cstheme="minorHAnsi"/>
          <w:szCs w:val="24"/>
        </w:rPr>
        <w:t xml:space="preserve"> is.</w:t>
      </w:r>
    </w:p>
    <w:p w14:paraId="40F6A0AC" w14:textId="7182442B" w:rsidR="004E1563" w:rsidRPr="00415FAD" w:rsidRDefault="004E1563" w:rsidP="004E1563">
      <w:pPr>
        <w:ind w:firstLine="720"/>
        <w:rPr>
          <w:rFonts w:cstheme="minorHAnsi"/>
          <w:szCs w:val="24"/>
        </w:rPr>
      </w:pPr>
    </w:p>
    <w:p w14:paraId="2E8EE8AE" w14:textId="366E5126" w:rsidR="004E1563" w:rsidRPr="00415FAD" w:rsidRDefault="004E1563" w:rsidP="004E1563">
      <w:pPr>
        <w:ind w:firstLine="720"/>
        <w:rPr>
          <w:rFonts w:cstheme="minorHAnsi"/>
          <w:szCs w:val="24"/>
        </w:rPr>
      </w:pPr>
      <w:r w:rsidRPr="00415FAD">
        <w:rPr>
          <w:rFonts w:cstheme="minorHAnsi"/>
          <w:szCs w:val="24"/>
        </w:rPr>
        <w:t>Naturally</w:t>
      </w:r>
      <w:r w:rsidR="001B019D" w:rsidRPr="00415FAD">
        <w:rPr>
          <w:rFonts w:cstheme="minorHAnsi"/>
          <w:szCs w:val="24"/>
        </w:rPr>
        <w:t>,</w:t>
      </w:r>
      <w:r w:rsidRPr="00415FAD">
        <w:rPr>
          <w:rFonts w:cstheme="minorHAnsi"/>
          <w:szCs w:val="24"/>
        </w:rPr>
        <w:t xml:space="preserve"> respondents are looking for a safe and</w:t>
      </w:r>
      <w:r w:rsidR="001B019D" w:rsidRPr="00415FAD">
        <w:rPr>
          <w:rFonts w:cstheme="minorHAnsi"/>
          <w:szCs w:val="24"/>
        </w:rPr>
        <w:t xml:space="preserve"> </w:t>
      </w:r>
      <w:r w:rsidRPr="00415FAD">
        <w:rPr>
          <w:rFonts w:cstheme="minorHAnsi"/>
          <w:szCs w:val="24"/>
        </w:rPr>
        <w:t>valuable environment to view their movie in.  Inside and outside safety were considered the most important of the four attributes</w:t>
      </w:r>
      <w:r w:rsidR="001B019D" w:rsidRPr="00415FAD">
        <w:rPr>
          <w:rFonts w:cstheme="minorHAnsi"/>
          <w:szCs w:val="24"/>
        </w:rPr>
        <w:t>,</w:t>
      </w:r>
      <w:r w:rsidRPr="00415FAD">
        <w:rPr>
          <w:rFonts w:cstheme="minorHAnsi"/>
          <w:szCs w:val="24"/>
        </w:rPr>
        <w:t xml:space="preserve"> with value and family friendliness being important to almost all respondents as well. Value for money is a hard attribute to quantify, as value </w:t>
      </w:r>
      <w:r w:rsidR="001B019D" w:rsidRPr="00415FAD">
        <w:rPr>
          <w:rFonts w:cstheme="minorHAnsi"/>
          <w:szCs w:val="24"/>
        </w:rPr>
        <w:t>h</w:t>
      </w:r>
      <w:r w:rsidRPr="00415FAD">
        <w:rPr>
          <w:rFonts w:cstheme="minorHAnsi"/>
          <w:szCs w:val="24"/>
        </w:rPr>
        <w:t>as many different meanings to many different customers.</w:t>
      </w:r>
    </w:p>
    <w:p w14:paraId="69FD866E" w14:textId="77777777" w:rsidR="004E1563" w:rsidRPr="00415FAD" w:rsidRDefault="004E1563" w:rsidP="004E1563">
      <w:pPr>
        <w:ind w:firstLine="720"/>
        <w:rPr>
          <w:rFonts w:cstheme="minorHAnsi"/>
          <w:szCs w:val="24"/>
        </w:rPr>
      </w:pPr>
    </w:p>
    <w:p w14:paraId="2C2214C6" w14:textId="4498A215" w:rsidR="004E1563" w:rsidRPr="00415FAD" w:rsidRDefault="002C0941" w:rsidP="004E1563">
      <w:pPr>
        <w:ind w:firstLine="720"/>
        <w:jc w:val="center"/>
        <w:rPr>
          <w:rFonts w:cstheme="minorHAnsi"/>
          <w:szCs w:val="24"/>
        </w:rPr>
      </w:pPr>
      <w:r w:rsidRPr="00415FAD">
        <w:rPr>
          <w:rFonts w:cstheme="minorHAnsi"/>
          <w:noProof/>
          <w:szCs w:val="24"/>
          <w:rPrChange w:id="308" w:author="Travis Kemp" w:date="2017-12-03T07:02:00Z">
            <w:rPr>
              <w:rFonts w:cstheme="minorHAnsi"/>
              <w:noProof/>
              <w:szCs w:val="24"/>
            </w:rPr>
          </w:rPrChange>
        </w:rPr>
        <w:lastRenderedPageBreak/>
        <w:drawing>
          <wp:inline distT="0" distB="0" distL="0" distR="0" wp14:anchorId="3EC46ECA" wp14:editId="7892D0AF">
            <wp:extent cx="5486400" cy="2600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 Desired Attributes-Safety &amp; Valu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600960"/>
                    </a:xfrm>
                    <a:prstGeom prst="rect">
                      <a:avLst/>
                    </a:prstGeom>
                  </pic:spPr>
                </pic:pic>
              </a:graphicData>
            </a:graphic>
          </wp:inline>
        </w:drawing>
      </w:r>
    </w:p>
    <w:p w14:paraId="1DA38EF4" w14:textId="74D01257" w:rsidR="004E1563" w:rsidRPr="00415FAD" w:rsidRDefault="004E1563" w:rsidP="004E1563">
      <w:pPr>
        <w:jc w:val="center"/>
        <w:rPr>
          <w:rFonts w:cstheme="minorHAnsi"/>
          <w:i/>
          <w:szCs w:val="24"/>
        </w:rPr>
      </w:pPr>
      <w:r w:rsidRPr="00415FAD">
        <w:rPr>
          <w:rFonts w:cstheme="minorHAnsi"/>
          <w:i/>
          <w:szCs w:val="24"/>
        </w:rPr>
        <w:t>Figure 21: Importance of safety and value attributes (Tableau)</w:t>
      </w:r>
    </w:p>
    <w:p w14:paraId="6D5C78D5" w14:textId="49FFF4AB" w:rsidR="009453D0" w:rsidRPr="00415FAD" w:rsidRDefault="009453D0" w:rsidP="004E1563">
      <w:pPr>
        <w:jc w:val="center"/>
        <w:rPr>
          <w:rFonts w:cstheme="minorHAnsi"/>
          <w:i/>
          <w:szCs w:val="24"/>
        </w:rPr>
      </w:pPr>
    </w:p>
    <w:p w14:paraId="6D902455" w14:textId="77777777" w:rsidR="001B019D" w:rsidRPr="00415FAD" w:rsidRDefault="001B019D" w:rsidP="009453D0">
      <w:pPr>
        <w:rPr>
          <w:rFonts w:cstheme="minorHAnsi"/>
          <w:szCs w:val="24"/>
        </w:rPr>
      </w:pPr>
    </w:p>
    <w:p w14:paraId="7B5A1531" w14:textId="14EE20E0" w:rsidR="009453D0" w:rsidRPr="00415FAD" w:rsidRDefault="001B019D" w:rsidP="00630C54">
      <w:pPr>
        <w:ind w:firstLine="720"/>
        <w:rPr>
          <w:rFonts w:cstheme="minorHAnsi"/>
          <w:szCs w:val="24"/>
        </w:rPr>
      </w:pPr>
      <w:r w:rsidRPr="00415FAD">
        <w:rPr>
          <w:rFonts w:cstheme="minorHAnsi"/>
          <w:szCs w:val="24"/>
        </w:rPr>
        <w:t xml:space="preserve">After evaluating each of the attribute categories in turn, decision order </w:t>
      </w:r>
      <w:r w:rsidR="009453D0" w:rsidRPr="00415FAD">
        <w:rPr>
          <w:rFonts w:cstheme="minorHAnsi"/>
          <w:szCs w:val="24"/>
        </w:rPr>
        <w:t>immediately points</w:t>
      </w:r>
      <w:r w:rsidR="0013125D" w:rsidRPr="00415FAD">
        <w:rPr>
          <w:rFonts w:cstheme="minorHAnsi"/>
          <w:szCs w:val="24"/>
        </w:rPr>
        <w:t xml:space="preserve"> to the importance of having </w:t>
      </w:r>
      <w:r w:rsidRPr="00415FAD">
        <w:rPr>
          <w:rFonts w:cstheme="minorHAnsi"/>
          <w:szCs w:val="24"/>
        </w:rPr>
        <w:t>the</w:t>
      </w:r>
      <w:r w:rsidR="0013125D" w:rsidRPr="00415FAD">
        <w:rPr>
          <w:rFonts w:cstheme="minorHAnsi"/>
          <w:szCs w:val="24"/>
        </w:rPr>
        <w:t xml:space="preserve"> movies that customers want to view</w:t>
      </w:r>
      <w:r w:rsidRPr="00415FAD">
        <w:rPr>
          <w:rFonts w:cstheme="minorHAnsi"/>
          <w:szCs w:val="24"/>
        </w:rPr>
        <w:t xml:space="preserve"> available</w:t>
      </w:r>
      <w:r w:rsidR="0013125D" w:rsidRPr="00415FAD">
        <w:rPr>
          <w:rFonts w:cstheme="minorHAnsi"/>
          <w:szCs w:val="24"/>
        </w:rPr>
        <w:t xml:space="preserve">. Digging deeper into the desired attributes, movie </w:t>
      </w:r>
      <w:r w:rsidRPr="00415FAD">
        <w:rPr>
          <w:rFonts w:cstheme="minorHAnsi"/>
          <w:szCs w:val="24"/>
        </w:rPr>
        <w:t>offerings is</w:t>
      </w:r>
      <w:r w:rsidR="0013125D" w:rsidRPr="00415FAD">
        <w:rPr>
          <w:rFonts w:cstheme="minorHAnsi"/>
          <w:szCs w:val="24"/>
        </w:rPr>
        <w:t xml:space="preserve"> still the key decision making driver for survey respondents</w:t>
      </w:r>
      <w:r w:rsidRPr="00415FAD">
        <w:rPr>
          <w:rFonts w:cstheme="minorHAnsi"/>
          <w:szCs w:val="24"/>
        </w:rPr>
        <w:t>;</w:t>
      </w:r>
      <w:r w:rsidR="0013125D" w:rsidRPr="00415FAD">
        <w:rPr>
          <w:rFonts w:cstheme="minorHAnsi"/>
          <w:szCs w:val="24"/>
        </w:rPr>
        <w:t xml:space="preserve"> </w:t>
      </w:r>
      <w:r w:rsidRPr="00415FAD">
        <w:rPr>
          <w:rFonts w:cstheme="minorHAnsi"/>
          <w:szCs w:val="24"/>
        </w:rPr>
        <w:t>a</w:t>
      </w:r>
      <w:r w:rsidR="0013125D" w:rsidRPr="00415FAD">
        <w:rPr>
          <w:rFonts w:cstheme="minorHAnsi"/>
          <w:szCs w:val="24"/>
        </w:rPr>
        <w:t>dditionally, survey respondents are looking for quality, value and comfort in their movie viewing experience.</w:t>
      </w:r>
    </w:p>
    <w:p w14:paraId="4B370BC6" w14:textId="518F0E52" w:rsidR="009453D0" w:rsidRPr="00415FAD" w:rsidRDefault="009453D0" w:rsidP="009453D0">
      <w:pPr>
        <w:rPr>
          <w:rFonts w:cstheme="minorHAnsi"/>
          <w:szCs w:val="24"/>
        </w:rPr>
      </w:pPr>
    </w:p>
    <w:p w14:paraId="78253055" w14:textId="6AFBE360" w:rsidR="009453D0" w:rsidRPr="00415FAD" w:rsidRDefault="009453D0" w:rsidP="009453D0">
      <w:pPr>
        <w:pStyle w:val="Heading3"/>
        <w:spacing w:after="120" w:line="276" w:lineRule="auto"/>
        <w:rPr>
          <w:rFonts w:cstheme="minorHAnsi"/>
        </w:rPr>
      </w:pPr>
      <w:bookmarkStart w:id="309" w:name="_Toc500048527"/>
      <w:r w:rsidRPr="00415FAD">
        <w:rPr>
          <w:rFonts w:cstheme="minorHAnsi"/>
        </w:rPr>
        <w:t xml:space="preserve">4) </w:t>
      </w:r>
      <w:r w:rsidR="00A952B8" w:rsidRPr="00415FAD">
        <w:rPr>
          <w:rFonts w:cstheme="minorHAnsi"/>
        </w:rPr>
        <w:t>Theater</w:t>
      </w:r>
      <w:r w:rsidRPr="00415FAD">
        <w:rPr>
          <w:rFonts w:cstheme="minorHAnsi"/>
        </w:rPr>
        <w:t xml:space="preserve"> </w:t>
      </w:r>
      <w:r w:rsidR="008C61C3" w:rsidRPr="00415FAD">
        <w:rPr>
          <w:rFonts w:cstheme="minorHAnsi"/>
        </w:rPr>
        <w:t>E</w:t>
      </w:r>
      <w:r w:rsidRPr="00415FAD">
        <w:rPr>
          <w:rFonts w:cstheme="minorHAnsi"/>
        </w:rPr>
        <w:t xml:space="preserve">xperience </w:t>
      </w:r>
      <w:r w:rsidR="008C61C3" w:rsidRPr="00415FAD">
        <w:rPr>
          <w:rFonts w:cstheme="minorHAnsi"/>
        </w:rPr>
        <w:t>I</w:t>
      </w:r>
      <w:r w:rsidR="0013125D" w:rsidRPr="00415FAD">
        <w:rPr>
          <w:rFonts w:cstheme="minorHAnsi"/>
        </w:rPr>
        <w:t>mportance</w:t>
      </w:r>
      <w:bookmarkEnd w:id="309"/>
    </w:p>
    <w:p w14:paraId="15D0B785" w14:textId="7DF08E4C" w:rsidR="0013125D" w:rsidRPr="00415FAD" w:rsidRDefault="0013125D" w:rsidP="0013125D">
      <w:pPr>
        <w:rPr>
          <w:rFonts w:cstheme="minorHAnsi"/>
          <w:szCs w:val="24"/>
        </w:rPr>
      </w:pPr>
      <w:r w:rsidRPr="00415FAD">
        <w:rPr>
          <w:rFonts w:cstheme="minorHAnsi"/>
          <w:szCs w:val="24"/>
        </w:rPr>
        <w:tab/>
      </w:r>
      <w:r w:rsidR="00344175" w:rsidRPr="00415FAD">
        <w:rPr>
          <w:rFonts w:cstheme="minorHAnsi"/>
          <w:szCs w:val="24"/>
        </w:rPr>
        <w:t>The survey results indicate</w:t>
      </w:r>
      <w:r w:rsidRPr="00415FAD">
        <w:rPr>
          <w:rFonts w:cstheme="minorHAnsi"/>
          <w:szCs w:val="24"/>
        </w:rPr>
        <w:t xml:space="preserve"> that majority of people book tickets right before the show</w:t>
      </w:r>
      <w:r w:rsidR="00344175" w:rsidRPr="00415FAD">
        <w:rPr>
          <w:rFonts w:cstheme="minorHAnsi"/>
          <w:szCs w:val="24"/>
        </w:rPr>
        <w:t>,</w:t>
      </w:r>
      <w:r w:rsidRPr="00415FAD">
        <w:rPr>
          <w:rFonts w:cstheme="minorHAnsi"/>
          <w:szCs w:val="24"/>
        </w:rPr>
        <w:t xml:space="preserve"> across </w:t>
      </w:r>
      <w:r w:rsidR="00344175" w:rsidRPr="00415FAD">
        <w:rPr>
          <w:rFonts w:cstheme="minorHAnsi"/>
          <w:szCs w:val="24"/>
        </w:rPr>
        <w:t>all demographic</w:t>
      </w:r>
      <w:r w:rsidRPr="00415FAD">
        <w:rPr>
          <w:rFonts w:cstheme="minorHAnsi"/>
          <w:szCs w:val="24"/>
        </w:rPr>
        <w:t xml:space="preserve">s. For the </w:t>
      </w:r>
      <w:r w:rsidR="00442CB4" w:rsidRPr="00415FAD">
        <w:rPr>
          <w:rFonts w:cstheme="minorHAnsi"/>
          <w:szCs w:val="24"/>
        </w:rPr>
        <w:t>Young Professional</w:t>
      </w:r>
      <w:r w:rsidRPr="00415FAD">
        <w:rPr>
          <w:rFonts w:cstheme="minorHAnsi"/>
          <w:szCs w:val="24"/>
        </w:rPr>
        <w:t xml:space="preserve"> segment, </w:t>
      </w:r>
      <w:r w:rsidR="00344175" w:rsidRPr="00415FAD">
        <w:rPr>
          <w:rFonts w:cstheme="minorHAnsi"/>
          <w:szCs w:val="24"/>
        </w:rPr>
        <w:t xml:space="preserve">there is a </w:t>
      </w:r>
      <w:r w:rsidRPr="00415FAD">
        <w:rPr>
          <w:rFonts w:cstheme="minorHAnsi"/>
          <w:szCs w:val="24"/>
        </w:rPr>
        <w:t>higher proportion of individuals who book in advance when compared</w:t>
      </w:r>
      <w:r w:rsidR="00344175" w:rsidRPr="00415FAD">
        <w:rPr>
          <w:rFonts w:cstheme="minorHAnsi"/>
          <w:szCs w:val="24"/>
        </w:rPr>
        <w:t xml:space="preserve"> to the other demographics</w:t>
      </w:r>
      <w:r w:rsidRPr="00415FAD">
        <w:rPr>
          <w:rFonts w:cstheme="minorHAnsi"/>
          <w:szCs w:val="24"/>
        </w:rPr>
        <w:t xml:space="preserve">. This </w:t>
      </w:r>
      <w:r w:rsidR="00344175" w:rsidRPr="00415FAD">
        <w:rPr>
          <w:rFonts w:cstheme="minorHAnsi"/>
          <w:szCs w:val="24"/>
        </w:rPr>
        <w:t>indicates Cinemark should</w:t>
      </w:r>
      <w:r w:rsidRPr="00415FAD">
        <w:rPr>
          <w:rFonts w:cstheme="minorHAnsi"/>
          <w:szCs w:val="24"/>
        </w:rPr>
        <w:t xml:space="preserve"> continue to encourage advance </w:t>
      </w:r>
      <w:r w:rsidR="00344175" w:rsidRPr="00415FAD">
        <w:rPr>
          <w:rFonts w:cstheme="minorHAnsi"/>
          <w:szCs w:val="24"/>
        </w:rPr>
        <w:t xml:space="preserve">ticket </w:t>
      </w:r>
      <w:r w:rsidRPr="00415FAD">
        <w:rPr>
          <w:rFonts w:cstheme="minorHAnsi"/>
          <w:szCs w:val="24"/>
        </w:rPr>
        <w:t>purchasing</w:t>
      </w:r>
      <w:r w:rsidR="00344175" w:rsidRPr="00415FAD">
        <w:rPr>
          <w:rFonts w:cstheme="minorHAnsi"/>
          <w:szCs w:val="24"/>
        </w:rPr>
        <w:t xml:space="preserve">, </w:t>
      </w:r>
      <w:r w:rsidRPr="00415FAD">
        <w:rPr>
          <w:rFonts w:cstheme="minorHAnsi"/>
          <w:szCs w:val="24"/>
        </w:rPr>
        <w:t>and</w:t>
      </w:r>
      <w:r w:rsidR="00344175" w:rsidRPr="00415FAD">
        <w:rPr>
          <w:rFonts w:cstheme="minorHAnsi"/>
          <w:szCs w:val="24"/>
        </w:rPr>
        <w:t xml:space="preserve"> perhaps offer </w:t>
      </w:r>
      <w:r w:rsidRPr="00415FAD">
        <w:rPr>
          <w:rFonts w:cstheme="minorHAnsi"/>
          <w:szCs w:val="24"/>
        </w:rPr>
        <w:t>some consumer benefit for doing so.</w:t>
      </w:r>
    </w:p>
    <w:p w14:paraId="65CF1FE4" w14:textId="77777777" w:rsidR="0013125D" w:rsidRPr="00415FAD" w:rsidRDefault="0013125D" w:rsidP="0013125D">
      <w:pPr>
        <w:rPr>
          <w:rFonts w:cstheme="minorHAnsi"/>
          <w:szCs w:val="24"/>
        </w:rPr>
      </w:pPr>
    </w:p>
    <w:p w14:paraId="3824A0AE" w14:textId="77777777" w:rsidR="0013125D" w:rsidRPr="00415FAD" w:rsidRDefault="0013125D" w:rsidP="0013125D">
      <w:pPr>
        <w:rPr>
          <w:rFonts w:cstheme="minorHAnsi"/>
          <w:szCs w:val="24"/>
        </w:rPr>
      </w:pPr>
    </w:p>
    <w:p w14:paraId="7B534485" w14:textId="42F8FC84" w:rsidR="0013125D" w:rsidRPr="00415FAD" w:rsidRDefault="002C0941" w:rsidP="0013125D">
      <w:pPr>
        <w:rPr>
          <w:rFonts w:cstheme="minorHAnsi"/>
          <w:szCs w:val="24"/>
        </w:rPr>
      </w:pPr>
      <w:r w:rsidRPr="00415FAD">
        <w:rPr>
          <w:rFonts w:cstheme="minorHAnsi"/>
          <w:noProof/>
          <w:szCs w:val="24"/>
          <w:rPrChange w:id="310" w:author="Travis Kemp" w:date="2017-12-03T07:02:00Z">
            <w:rPr>
              <w:rFonts w:cstheme="minorHAnsi"/>
              <w:noProof/>
              <w:szCs w:val="24"/>
            </w:rPr>
          </w:rPrChange>
        </w:rPr>
        <w:lastRenderedPageBreak/>
        <w:drawing>
          <wp:inline distT="0" distB="0" distL="0" distR="0" wp14:anchorId="61683DB5" wp14:editId="164FBF47">
            <wp:extent cx="5486400" cy="2969508"/>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 Ticket Booking Behaviour by Customer Segment.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969508"/>
                    </a:xfrm>
                    <a:prstGeom prst="rect">
                      <a:avLst/>
                    </a:prstGeom>
                  </pic:spPr>
                </pic:pic>
              </a:graphicData>
            </a:graphic>
          </wp:inline>
        </w:drawing>
      </w:r>
    </w:p>
    <w:p w14:paraId="64FC2D0A" w14:textId="35CB9935" w:rsidR="0013125D" w:rsidRPr="00415FAD" w:rsidRDefault="0013125D" w:rsidP="0013125D">
      <w:pPr>
        <w:rPr>
          <w:rFonts w:cstheme="minorHAnsi"/>
          <w:szCs w:val="24"/>
        </w:rPr>
      </w:pPr>
    </w:p>
    <w:p w14:paraId="476A04FE" w14:textId="3ED78255" w:rsidR="0013125D" w:rsidRPr="00415FAD" w:rsidRDefault="0013125D" w:rsidP="0013125D">
      <w:pPr>
        <w:jc w:val="center"/>
        <w:rPr>
          <w:rFonts w:cstheme="minorHAnsi"/>
          <w:i/>
          <w:szCs w:val="24"/>
        </w:rPr>
      </w:pPr>
      <w:r w:rsidRPr="00415FAD">
        <w:rPr>
          <w:rFonts w:cstheme="minorHAnsi"/>
          <w:szCs w:val="24"/>
        </w:rPr>
        <w:tab/>
      </w:r>
      <w:r w:rsidRPr="00415FAD">
        <w:rPr>
          <w:rFonts w:cstheme="minorHAnsi"/>
          <w:i/>
          <w:szCs w:val="24"/>
        </w:rPr>
        <w:t>Figure 22: Ticket booking behavior by age bucket attributes (Tableau)</w:t>
      </w:r>
    </w:p>
    <w:p w14:paraId="6CAFD330" w14:textId="4FAA2124" w:rsidR="0013125D" w:rsidRPr="00415FAD" w:rsidRDefault="0013125D" w:rsidP="0013125D">
      <w:pPr>
        <w:jc w:val="center"/>
        <w:rPr>
          <w:rFonts w:cstheme="minorHAnsi"/>
          <w:i/>
          <w:szCs w:val="24"/>
        </w:rPr>
      </w:pPr>
    </w:p>
    <w:p w14:paraId="046783FD" w14:textId="6A88714B" w:rsidR="0013125D" w:rsidRPr="00415FAD" w:rsidRDefault="0013125D" w:rsidP="0013125D">
      <w:pPr>
        <w:ind w:firstLine="720"/>
        <w:rPr>
          <w:rFonts w:cstheme="minorHAnsi"/>
          <w:szCs w:val="24"/>
        </w:rPr>
      </w:pPr>
      <w:r w:rsidRPr="00415FAD">
        <w:rPr>
          <w:rFonts w:cstheme="minorHAnsi"/>
          <w:szCs w:val="24"/>
        </w:rPr>
        <w:t xml:space="preserve">From the survey, it </w:t>
      </w:r>
      <w:r w:rsidR="00344175" w:rsidRPr="00415FAD">
        <w:rPr>
          <w:rFonts w:cstheme="minorHAnsi"/>
          <w:szCs w:val="24"/>
        </w:rPr>
        <w:t>is</w:t>
      </w:r>
      <w:r w:rsidRPr="00415FAD">
        <w:rPr>
          <w:rFonts w:cstheme="minorHAnsi"/>
          <w:szCs w:val="24"/>
        </w:rPr>
        <w:t xml:space="preserve"> clearly </w:t>
      </w:r>
      <w:r w:rsidR="00344175" w:rsidRPr="00415FAD">
        <w:rPr>
          <w:rFonts w:cstheme="minorHAnsi"/>
          <w:szCs w:val="24"/>
        </w:rPr>
        <w:t xml:space="preserve">noted </w:t>
      </w:r>
      <w:r w:rsidRPr="00415FAD">
        <w:rPr>
          <w:rFonts w:cstheme="minorHAnsi"/>
          <w:szCs w:val="24"/>
        </w:rPr>
        <w:t>that</w:t>
      </w:r>
      <w:r w:rsidR="00344175" w:rsidRPr="00415FAD">
        <w:rPr>
          <w:rFonts w:cstheme="minorHAnsi"/>
          <w:szCs w:val="24"/>
        </w:rPr>
        <w:t xml:space="preserve"> customers</w:t>
      </w:r>
      <w:r w:rsidRPr="00415FAD">
        <w:rPr>
          <w:rFonts w:cstheme="minorHAnsi"/>
          <w:szCs w:val="24"/>
        </w:rPr>
        <w:t xml:space="preserve"> prefer weekend showings</w:t>
      </w:r>
      <w:r w:rsidR="00344175" w:rsidRPr="00415FAD">
        <w:rPr>
          <w:rFonts w:cstheme="minorHAnsi"/>
          <w:szCs w:val="24"/>
        </w:rPr>
        <w:t xml:space="preserve"> overall</w:t>
      </w:r>
      <w:r w:rsidRPr="00415FAD">
        <w:rPr>
          <w:rFonts w:cstheme="minorHAnsi"/>
          <w:szCs w:val="24"/>
        </w:rPr>
        <w:t>.</w:t>
      </w:r>
      <w:r w:rsidR="00344175" w:rsidRPr="00415FAD">
        <w:rPr>
          <w:rFonts w:cstheme="minorHAnsi"/>
          <w:szCs w:val="24"/>
        </w:rPr>
        <w:t xml:space="preserve"> </w:t>
      </w:r>
      <w:r w:rsidR="00442CB4" w:rsidRPr="00415FAD">
        <w:rPr>
          <w:rFonts w:cstheme="minorHAnsi"/>
          <w:szCs w:val="24"/>
        </w:rPr>
        <w:t>Young Professional</w:t>
      </w:r>
      <w:r w:rsidR="00344175" w:rsidRPr="00415FAD">
        <w:rPr>
          <w:rFonts w:cstheme="minorHAnsi"/>
          <w:szCs w:val="24"/>
        </w:rPr>
        <w:t xml:space="preserve">s </w:t>
      </w:r>
      <w:r w:rsidR="00630C54" w:rsidRPr="00415FAD">
        <w:rPr>
          <w:rFonts w:cstheme="minorHAnsi"/>
          <w:szCs w:val="24"/>
        </w:rPr>
        <w:t>are</w:t>
      </w:r>
      <w:r w:rsidR="00344175" w:rsidRPr="00415FAD">
        <w:rPr>
          <w:rFonts w:cstheme="minorHAnsi"/>
          <w:szCs w:val="24"/>
        </w:rPr>
        <w:t xml:space="preserve"> just as likely to attend</w:t>
      </w:r>
      <w:r w:rsidRPr="00415FAD">
        <w:rPr>
          <w:rFonts w:cstheme="minorHAnsi"/>
          <w:szCs w:val="24"/>
        </w:rPr>
        <w:t xml:space="preserve"> weekday evening</w:t>
      </w:r>
      <w:r w:rsidR="00344175" w:rsidRPr="00415FAD">
        <w:rPr>
          <w:rFonts w:cstheme="minorHAnsi"/>
          <w:szCs w:val="24"/>
        </w:rPr>
        <w:t xml:space="preserve"> showings</w:t>
      </w:r>
      <w:r w:rsidRPr="00415FAD">
        <w:rPr>
          <w:rFonts w:cstheme="minorHAnsi"/>
          <w:szCs w:val="24"/>
        </w:rPr>
        <w:t xml:space="preserve"> as weekday noon</w:t>
      </w:r>
      <w:r w:rsidR="00344175" w:rsidRPr="00415FAD">
        <w:rPr>
          <w:rFonts w:cstheme="minorHAnsi"/>
          <w:szCs w:val="24"/>
        </w:rPr>
        <w:t xml:space="preserve"> showings</w:t>
      </w:r>
      <w:r w:rsidRPr="00415FAD">
        <w:rPr>
          <w:rFonts w:cstheme="minorHAnsi"/>
          <w:szCs w:val="24"/>
        </w:rPr>
        <w:t>. There</w:t>
      </w:r>
      <w:r w:rsidR="002364F3" w:rsidRPr="00415FAD">
        <w:rPr>
          <w:rFonts w:cstheme="minorHAnsi"/>
          <w:szCs w:val="24"/>
        </w:rPr>
        <w:t xml:space="preserve"> is</w:t>
      </w:r>
      <w:r w:rsidRPr="00415FAD">
        <w:rPr>
          <w:rFonts w:cstheme="minorHAnsi"/>
          <w:szCs w:val="24"/>
        </w:rPr>
        <w:t xml:space="preserve"> </w:t>
      </w:r>
      <w:r w:rsidR="002364F3" w:rsidRPr="00415FAD">
        <w:rPr>
          <w:rFonts w:cstheme="minorHAnsi"/>
          <w:szCs w:val="24"/>
        </w:rPr>
        <w:t>a</w:t>
      </w:r>
      <w:r w:rsidRPr="00415FAD">
        <w:rPr>
          <w:rFonts w:cstheme="minorHAnsi"/>
          <w:szCs w:val="24"/>
        </w:rPr>
        <w:t xml:space="preserve">n opportunity to </w:t>
      </w:r>
      <w:r w:rsidR="002364F3" w:rsidRPr="00415FAD">
        <w:rPr>
          <w:rFonts w:cstheme="minorHAnsi"/>
          <w:szCs w:val="24"/>
        </w:rPr>
        <w:t xml:space="preserve">offer some sort of </w:t>
      </w:r>
      <w:r w:rsidRPr="00415FAD">
        <w:rPr>
          <w:rFonts w:cstheme="minorHAnsi"/>
          <w:szCs w:val="24"/>
        </w:rPr>
        <w:t xml:space="preserve">weekday evening discount or BOGO </w:t>
      </w:r>
      <w:r w:rsidR="002364F3" w:rsidRPr="00415FAD">
        <w:rPr>
          <w:rFonts w:cstheme="minorHAnsi"/>
          <w:szCs w:val="24"/>
        </w:rPr>
        <w:t xml:space="preserve">ticket </w:t>
      </w:r>
      <w:r w:rsidRPr="00415FAD">
        <w:rPr>
          <w:rFonts w:cstheme="minorHAnsi"/>
          <w:szCs w:val="24"/>
        </w:rPr>
        <w:t xml:space="preserve">offer, which </w:t>
      </w:r>
      <w:r w:rsidR="002364F3" w:rsidRPr="00415FAD">
        <w:rPr>
          <w:rFonts w:cstheme="minorHAnsi"/>
          <w:szCs w:val="24"/>
        </w:rPr>
        <w:t>would appeal to</w:t>
      </w:r>
      <w:r w:rsidRPr="00415FAD">
        <w:rPr>
          <w:rFonts w:cstheme="minorHAnsi"/>
          <w:szCs w:val="24"/>
        </w:rPr>
        <w:t xml:space="preserve"> </w:t>
      </w:r>
      <w:r w:rsidR="00442CB4" w:rsidRPr="00415FAD">
        <w:rPr>
          <w:rFonts w:cstheme="minorHAnsi"/>
          <w:szCs w:val="24"/>
        </w:rPr>
        <w:t>Young Professionals</w:t>
      </w:r>
      <w:r w:rsidRPr="00415FAD">
        <w:rPr>
          <w:rFonts w:cstheme="minorHAnsi"/>
          <w:szCs w:val="24"/>
        </w:rPr>
        <w:t xml:space="preserve"> who have the weekday flexibility that other </w:t>
      </w:r>
      <w:r w:rsidR="002364F3" w:rsidRPr="00415FAD">
        <w:rPr>
          <w:rFonts w:cstheme="minorHAnsi"/>
          <w:szCs w:val="24"/>
        </w:rPr>
        <w:t>demographics</w:t>
      </w:r>
      <w:r w:rsidRPr="00415FAD">
        <w:rPr>
          <w:rFonts w:cstheme="minorHAnsi"/>
          <w:szCs w:val="24"/>
        </w:rPr>
        <w:t xml:space="preserve"> may not have.</w:t>
      </w:r>
    </w:p>
    <w:p w14:paraId="4CC64AD4" w14:textId="77777777" w:rsidR="0013125D" w:rsidRPr="00415FAD" w:rsidRDefault="0013125D" w:rsidP="0013125D">
      <w:pPr>
        <w:jc w:val="center"/>
        <w:rPr>
          <w:rFonts w:cstheme="minorHAnsi"/>
          <w:i/>
          <w:szCs w:val="24"/>
        </w:rPr>
      </w:pPr>
    </w:p>
    <w:p w14:paraId="5EC1639D" w14:textId="4C09D3D3" w:rsidR="0013125D" w:rsidRPr="00415FAD" w:rsidRDefault="0013125D" w:rsidP="0013125D">
      <w:pPr>
        <w:tabs>
          <w:tab w:val="left" w:pos="1365"/>
        </w:tabs>
        <w:rPr>
          <w:rFonts w:cstheme="minorHAnsi"/>
          <w:szCs w:val="24"/>
        </w:rPr>
      </w:pPr>
    </w:p>
    <w:p w14:paraId="183A1794" w14:textId="673F1D48" w:rsidR="00581186" w:rsidRPr="00415FAD" w:rsidRDefault="002C0941" w:rsidP="0013125D">
      <w:pPr>
        <w:rPr>
          <w:rFonts w:cstheme="minorHAnsi"/>
          <w:szCs w:val="24"/>
        </w:rPr>
      </w:pPr>
      <w:r w:rsidRPr="00415FAD">
        <w:rPr>
          <w:rFonts w:cstheme="minorHAnsi"/>
          <w:noProof/>
          <w:szCs w:val="24"/>
          <w:rPrChange w:id="311" w:author="Travis Kemp" w:date="2017-12-03T07:02:00Z">
            <w:rPr>
              <w:rFonts w:cstheme="minorHAnsi"/>
              <w:noProof/>
              <w:szCs w:val="24"/>
            </w:rPr>
          </w:rPrChange>
        </w:rPr>
        <w:drawing>
          <wp:inline distT="0" distB="0" distL="0" distR="0" wp14:anchorId="1436C66E" wp14:editId="49D018B8">
            <wp:extent cx="5486400" cy="2971799"/>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 Showtime Preference by Customer Segmen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971799"/>
                    </a:xfrm>
                    <a:prstGeom prst="rect">
                      <a:avLst/>
                    </a:prstGeom>
                  </pic:spPr>
                </pic:pic>
              </a:graphicData>
            </a:graphic>
          </wp:inline>
        </w:drawing>
      </w:r>
    </w:p>
    <w:p w14:paraId="5D24DC81" w14:textId="26455D97" w:rsidR="00581186" w:rsidRPr="00415FAD" w:rsidRDefault="00581186" w:rsidP="00581186">
      <w:pPr>
        <w:rPr>
          <w:rFonts w:cstheme="minorHAnsi"/>
          <w:szCs w:val="24"/>
        </w:rPr>
      </w:pPr>
      <w:r w:rsidRPr="00415FAD">
        <w:rPr>
          <w:rFonts w:cstheme="minorHAnsi"/>
          <w:szCs w:val="24"/>
        </w:rPr>
        <w:tab/>
      </w:r>
    </w:p>
    <w:p w14:paraId="28E4F6D3" w14:textId="6E76CDC5" w:rsidR="0013125D" w:rsidRPr="00415FAD" w:rsidRDefault="0013125D" w:rsidP="0013125D">
      <w:pPr>
        <w:jc w:val="center"/>
        <w:rPr>
          <w:rFonts w:cstheme="minorHAnsi"/>
          <w:i/>
          <w:szCs w:val="24"/>
        </w:rPr>
      </w:pPr>
      <w:r w:rsidRPr="00415FAD">
        <w:rPr>
          <w:rFonts w:cstheme="minorHAnsi"/>
          <w:i/>
          <w:szCs w:val="24"/>
        </w:rPr>
        <w:t>Figure 23: Showtime preferences for survey respondents attributes (Tableau)</w:t>
      </w:r>
    </w:p>
    <w:p w14:paraId="200E6A03" w14:textId="5CE4F288" w:rsidR="00706B4D" w:rsidRPr="00415FAD" w:rsidRDefault="00706B4D" w:rsidP="00706B4D">
      <w:pPr>
        <w:rPr>
          <w:rFonts w:cstheme="minorHAnsi"/>
          <w:szCs w:val="24"/>
        </w:rPr>
      </w:pPr>
    </w:p>
    <w:p w14:paraId="36C4B830" w14:textId="429D241B" w:rsidR="0013125D" w:rsidRPr="00415FAD" w:rsidRDefault="006172E3" w:rsidP="0013125D">
      <w:pPr>
        <w:ind w:firstLine="720"/>
        <w:rPr>
          <w:rFonts w:cstheme="minorHAnsi"/>
          <w:szCs w:val="24"/>
        </w:rPr>
      </w:pPr>
      <w:r w:rsidRPr="00415FAD">
        <w:rPr>
          <w:rFonts w:cstheme="minorHAnsi"/>
          <w:szCs w:val="24"/>
        </w:rPr>
        <w:t>As figure 23 demonstrates, it is apparent that customers</w:t>
      </w:r>
      <w:r w:rsidR="0013125D" w:rsidRPr="00415FAD">
        <w:rPr>
          <w:rFonts w:cstheme="minorHAnsi"/>
          <w:szCs w:val="24"/>
        </w:rPr>
        <w:t xml:space="preserve"> do not prefer to travel long distance</w:t>
      </w:r>
      <w:r w:rsidRPr="00415FAD">
        <w:rPr>
          <w:rFonts w:cstheme="minorHAnsi"/>
          <w:szCs w:val="24"/>
        </w:rPr>
        <w:t>s</w:t>
      </w:r>
      <w:r w:rsidR="0013125D" w:rsidRPr="00415FAD">
        <w:rPr>
          <w:rFonts w:cstheme="minorHAnsi"/>
          <w:szCs w:val="24"/>
        </w:rPr>
        <w:t xml:space="preserve"> to watch a movie. </w:t>
      </w:r>
      <w:r w:rsidRPr="00415FAD">
        <w:rPr>
          <w:rFonts w:cstheme="minorHAnsi"/>
          <w:szCs w:val="24"/>
        </w:rPr>
        <w:t>The m</w:t>
      </w:r>
      <w:r w:rsidR="0013125D" w:rsidRPr="00415FAD">
        <w:rPr>
          <w:rFonts w:cstheme="minorHAnsi"/>
          <w:szCs w:val="24"/>
        </w:rPr>
        <w:t>ajority of</w:t>
      </w:r>
      <w:r w:rsidRPr="00415FAD">
        <w:rPr>
          <w:rFonts w:cstheme="minorHAnsi"/>
          <w:szCs w:val="24"/>
        </w:rPr>
        <w:t xml:space="preserve"> customers</w:t>
      </w:r>
      <w:r w:rsidR="0013125D" w:rsidRPr="00415FAD">
        <w:rPr>
          <w:rFonts w:cstheme="minorHAnsi"/>
          <w:szCs w:val="24"/>
        </w:rPr>
        <w:t xml:space="preserve"> feel that 30 minutes is the maximum time they can afford to travel to a </w:t>
      </w:r>
      <w:r w:rsidR="00A952B8" w:rsidRPr="00415FAD">
        <w:rPr>
          <w:rFonts w:cstheme="minorHAnsi"/>
          <w:szCs w:val="24"/>
        </w:rPr>
        <w:t>theater</w:t>
      </w:r>
      <w:r w:rsidR="0013125D" w:rsidRPr="00415FAD">
        <w:rPr>
          <w:rFonts w:cstheme="minorHAnsi"/>
          <w:szCs w:val="24"/>
        </w:rPr>
        <w:t xml:space="preserve"> to watch a movie</w:t>
      </w:r>
      <w:r w:rsidRPr="00415FAD">
        <w:rPr>
          <w:rFonts w:cstheme="minorHAnsi"/>
          <w:szCs w:val="24"/>
        </w:rPr>
        <w:t>, and no longer</w:t>
      </w:r>
      <w:r w:rsidR="0013125D" w:rsidRPr="00415FAD">
        <w:rPr>
          <w:rFonts w:cstheme="minorHAnsi"/>
          <w:szCs w:val="24"/>
        </w:rPr>
        <w:t>.</w:t>
      </w:r>
    </w:p>
    <w:p w14:paraId="6405A830" w14:textId="00D13385" w:rsidR="00706B4D" w:rsidRPr="00415FAD" w:rsidRDefault="00706B4D" w:rsidP="00706B4D">
      <w:pPr>
        <w:rPr>
          <w:rFonts w:cstheme="minorHAnsi"/>
          <w:szCs w:val="24"/>
        </w:rPr>
      </w:pPr>
    </w:p>
    <w:p w14:paraId="74B21A54" w14:textId="28C88A0E" w:rsidR="0013125D" w:rsidRPr="00415FAD" w:rsidRDefault="0013125D" w:rsidP="00706B4D">
      <w:pPr>
        <w:rPr>
          <w:rFonts w:cstheme="minorHAnsi"/>
          <w:szCs w:val="24"/>
        </w:rPr>
      </w:pPr>
      <w:r w:rsidRPr="00415FAD">
        <w:rPr>
          <w:rFonts w:cstheme="minorHAnsi"/>
          <w:noProof/>
          <w:szCs w:val="24"/>
          <w:rPrChange w:id="312" w:author="Travis Kemp" w:date="2017-12-03T07:02:00Z">
            <w:rPr>
              <w:rFonts w:cstheme="minorHAnsi"/>
              <w:noProof/>
              <w:szCs w:val="24"/>
            </w:rPr>
          </w:rPrChange>
        </w:rPr>
        <w:drawing>
          <wp:inline distT="0" distB="0" distL="0" distR="0" wp14:anchorId="30650DCF" wp14:editId="06ECDD86">
            <wp:extent cx="5486400" cy="297179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2971799"/>
                    </a:xfrm>
                    <a:prstGeom prst="rect">
                      <a:avLst/>
                    </a:prstGeom>
                  </pic:spPr>
                </pic:pic>
              </a:graphicData>
            </a:graphic>
          </wp:inline>
        </w:drawing>
      </w:r>
    </w:p>
    <w:p w14:paraId="481234FE" w14:textId="77777777" w:rsidR="00706B4D" w:rsidRPr="00415FAD" w:rsidRDefault="00706B4D" w:rsidP="00706B4D">
      <w:pPr>
        <w:rPr>
          <w:rFonts w:cstheme="minorHAnsi"/>
          <w:szCs w:val="24"/>
        </w:rPr>
      </w:pPr>
    </w:p>
    <w:p w14:paraId="61003D6B" w14:textId="77777777" w:rsidR="00706B4D" w:rsidRPr="00415FAD" w:rsidRDefault="00706B4D" w:rsidP="00706B4D">
      <w:pPr>
        <w:rPr>
          <w:rFonts w:cstheme="minorHAnsi"/>
          <w:szCs w:val="24"/>
        </w:rPr>
      </w:pPr>
    </w:p>
    <w:p w14:paraId="13E418F0" w14:textId="47FB035E" w:rsidR="0013125D" w:rsidRPr="00415FAD" w:rsidRDefault="0013125D" w:rsidP="0013125D">
      <w:pPr>
        <w:jc w:val="center"/>
        <w:rPr>
          <w:ins w:id="313" w:author="Travis Kemp" w:date="2017-12-01T08:52:00Z"/>
          <w:rFonts w:cstheme="minorHAnsi"/>
          <w:i/>
          <w:szCs w:val="24"/>
        </w:rPr>
      </w:pPr>
      <w:r w:rsidRPr="00415FAD">
        <w:rPr>
          <w:rFonts w:cstheme="minorHAnsi"/>
          <w:szCs w:val="24"/>
        </w:rPr>
        <w:tab/>
      </w:r>
      <w:r w:rsidRPr="00415FAD">
        <w:rPr>
          <w:rFonts w:cstheme="minorHAnsi"/>
          <w:i/>
          <w:szCs w:val="24"/>
        </w:rPr>
        <w:t>Figure 24: Distance willing to travel to watch a movie (Tableau)</w:t>
      </w:r>
    </w:p>
    <w:p w14:paraId="03BD1501" w14:textId="77777777" w:rsidR="00B26F73" w:rsidRPr="00415FAD" w:rsidRDefault="00B26F73" w:rsidP="0013125D">
      <w:pPr>
        <w:jc w:val="center"/>
        <w:rPr>
          <w:rFonts w:cstheme="minorHAnsi"/>
          <w:i/>
          <w:szCs w:val="24"/>
        </w:rPr>
      </w:pPr>
    </w:p>
    <w:p w14:paraId="0560E9DD" w14:textId="79FE3703" w:rsidR="0013125D" w:rsidRPr="00415FAD" w:rsidRDefault="006172E3" w:rsidP="0013125D">
      <w:pPr>
        <w:ind w:firstLine="720"/>
        <w:rPr>
          <w:rFonts w:cstheme="minorHAnsi"/>
          <w:szCs w:val="24"/>
        </w:rPr>
      </w:pPr>
      <w:r w:rsidRPr="00415FAD">
        <w:rPr>
          <w:rFonts w:cstheme="minorHAnsi"/>
          <w:szCs w:val="24"/>
        </w:rPr>
        <w:t xml:space="preserve">The survey notes that </w:t>
      </w:r>
      <w:r w:rsidR="00630C54" w:rsidRPr="00415FAD">
        <w:rPr>
          <w:rFonts w:cstheme="minorHAnsi"/>
          <w:szCs w:val="24"/>
        </w:rPr>
        <w:t>most of</w:t>
      </w:r>
      <w:r w:rsidR="0013125D" w:rsidRPr="00415FAD">
        <w:rPr>
          <w:rFonts w:cstheme="minorHAnsi"/>
          <w:szCs w:val="24"/>
        </w:rPr>
        <w:t xml:space="preserve"> the respondents </w:t>
      </w:r>
      <w:r w:rsidRPr="00415FAD">
        <w:rPr>
          <w:rFonts w:cstheme="minorHAnsi"/>
          <w:szCs w:val="24"/>
        </w:rPr>
        <w:t xml:space="preserve">prefer to watch a </w:t>
      </w:r>
      <w:r w:rsidR="0013125D" w:rsidRPr="00415FAD">
        <w:rPr>
          <w:rFonts w:cstheme="minorHAnsi"/>
          <w:szCs w:val="24"/>
        </w:rPr>
        <w:t xml:space="preserve">movie with their partners or family. </w:t>
      </w:r>
      <w:r w:rsidRPr="00415FAD">
        <w:rPr>
          <w:rFonts w:cstheme="minorHAnsi"/>
          <w:szCs w:val="24"/>
        </w:rPr>
        <w:t>Cinemark may consider r</w:t>
      </w:r>
      <w:r w:rsidR="0013125D" w:rsidRPr="00415FAD">
        <w:rPr>
          <w:rFonts w:cstheme="minorHAnsi"/>
          <w:szCs w:val="24"/>
        </w:rPr>
        <w:t>unning special promotional offers for famil</w:t>
      </w:r>
      <w:r w:rsidRPr="00415FAD">
        <w:rPr>
          <w:rFonts w:cstheme="minorHAnsi"/>
          <w:szCs w:val="24"/>
        </w:rPr>
        <w:t>ies</w:t>
      </w:r>
      <w:r w:rsidR="0013125D" w:rsidRPr="00415FAD">
        <w:rPr>
          <w:rFonts w:cstheme="minorHAnsi"/>
          <w:szCs w:val="24"/>
        </w:rPr>
        <w:t xml:space="preserve"> and spouse</w:t>
      </w:r>
      <w:r w:rsidRPr="00415FAD">
        <w:rPr>
          <w:rFonts w:cstheme="minorHAnsi"/>
          <w:szCs w:val="24"/>
        </w:rPr>
        <w:t>s, which</w:t>
      </w:r>
      <w:r w:rsidR="0013125D" w:rsidRPr="00415FAD">
        <w:rPr>
          <w:rFonts w:cstheme="minorHAnsi"/>
          <w:szCs w:val="24"/>
        </w:rPr>
        <w:t xml:space="preserve"> may help increased </w:t>
      </w:r>
      <w:r w:rsidRPr="00415FAD">
        <w:rPr>
          <w:rFonts w:cstheme="minorHAnsi"/>
          <w:szCs w:val="24"/>
        </w:rPr>
        <w:t>customer traffic and retention.</w:t>
      </w:r>
      <w:r w:rsidR="0013125D" w:rsidRPr="00415FAD">
        <w:rPr>
          <w:rFonts w:cstheme="minorHAnsi"/>
          <w:szCs w:val="24"/>
        </w:rPr>
        <w:t xml:space="preserve"> </w:t>
      </w:r>
      <w:r w:rsidR="00442CB4" w:rsidRPr="00415FAD">
        <w:rPr>
          <w:rFonts w:cstheme="minorHAnsi"/>
          <w:szCs w:val="24"/>
        </w:rPr>
        <w:t>Young Professionals</w:t>
      </w:r>
      <w:r w:rsidRPr="00415FAD">
        <w:rPr>
          <w:rFonts w:cstheme="minorHAnsi"/>
          <w:szCs w:val="24"/>
        </w:rPr>
        <w:t xml:space="preserve"> in particular</w:t>
      </w:r>
      <w:r w:rsidR="0013125D" w:rsidRPr="00415FAD">
        <w:rPr>
          <w:rFonts w:cstheme="minorHAnsi"/>
          <w:szCs w:val="24"/>
        </w:rPr>
        <w:t xml:space="preserve"> highly index to </w:t>
      </w:r>
      <w:r w:rsidR="0013125D" w:rsidRPr="00415FAD">
        <w:rPr>
          <w:rFonts w:cstheme="minorHAnsi"/>
          <w:i/>
          <w:szCs w:val="24"/>
        </w:rPr>
        <w:t>partner</w:t>
      </w:r>
      <w:r w:rsidR="0013125D" w:rsidRPr="00415FAD">
        <w:rPr>
          <w:rFonts w:cstheme="minorHAnsi"/>
          <w:szCs w:val="24"/>
        </w:rPr>
        <w:t xml:space="preserve"> movie viewing. This is a prime opportunity to take advantage </w:t>
      </w:r>
      <w:r w:rsidRPr="00415FAD">
        <w:rPr>
          <w:rFonts w:cstheme="minorHAnsi"/>
          <w:szCs w:val="24"/>
        </w:rPr>
        <w:t xml:space="preserve">of </w:t>
      </w:r>
      <w:r w:rsidR="0013125D" w:rsidRPr="00415FAD">
        <w:rPr>
          <w:rFonts w:cstheme="minorHAnsi"/>
          <w:szCs w:val="24"/>
        </w:rPr>
        <w:t xml:space="preserve">some sort of “date night” movie special to continue to drive </w:t>
      </w:r>
      <w:r w:rsidR="00442CB4" w:rsidRPr="00415FAD">
        <w:rPr>
          <w:rFonts w:cstheme="minorHAnsi"/>
          <w:szCs w:val="24"/>
        </w:rPr>
        <w:t>Young Professional</w:t>
      </w:r>
      <w:r w:rsidR="0013125D" w:rsidRPr="00415FAD">
        <w:rPr>
          <w:rFonts w:cstheme="minorHAnsi"/>
          <w:szCs w:val="24"/>
        </w:rPr>
        <w:t xml:space="preserve"> traffic.</w:t>
      </w:r>
    </w:p>
    <w:p w14:paraId="708E0B73" w14:textId="77777777" w:rsidR="0013125D" w:rsidRPr="00415FAD" w:rsidRDefault="0013125D" w:rsidP="0013125D">
      <w:pPr>
        <w:ind w:firstLine="720"/>
        <w:rPr>
          <w:rFonts w:cstheme="minorHAnsi"/>
          <w:szCs w:val="24"/>
        </w:rPr>
      </w:pPr>
    </w:p>
    <w:p w14:paraId="259C948D" w14:textId="77777777" w:rsidR="0013125D" w:rsidRPr="00415FAD" w:rsidRDefault="0013125D" w:rsidP="0013125D">
      <w:pPr>
        <w:jc w:val="center"/>
        <w:rPr>
          <w:rFonts w:cstheme="minorHAnsi"/>
          <w:i/>
          <w:szCs w:val="24"/>
        </w:rPr>
      </w:pPr>
    </w:p>
    <w:p w14:paraId="448A2C9F" w14:textId="77777777" w:rsidR="00706B4D" w:rsidRPr="00415FAD" w:rsidRDefault="00706B4D" w:rsidP="00706B4D">
      <w:pPr>
        <w:rPr>
          <w:rFonts w:cstheme="minorHAnsi"/>
          <w:szCs w:val="24"/>
        </w:rPr>
      </w:pPr>
      <w:r w:rsidRPr="00415FAD">
        <w:rPr>
          <w:rFonts w:cstheme="minorHAnsi"/>
          <w:noProof/>
          <w:szCs w:val="24"/>
          <w:rPrChange w:id="314" w:author="Travis Kemp" w:date="2017-12-03T07:02:00Z">
            <w:rPr>
              <w:rFonts w:cstheme="minorHAnsi"/>
              <w:noProof/>
              <w:szCs w:val="24"/>
            </w:rPr>
          </w:rPrChange>
        </w:rPr>
        <w:lastRenderedPageBreak/>
        <w:drawing>
          <wp:inline distT="0" distB="0" distL="0" distR="0" wp14:anchorId="0A2C5584" wp14:editId="32F1374A">
            <wp:extent cx="5114213" cy="22137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14213" cy="2213791"/>
                    </a:xfrm>
                    <a:prstGeom prst="rect">
                      <a:avLst/>
                    </a:prstGeom>
                  </pic:spPr>
                </pic:pic>
              </a:graphicData>
            </a:graphic>
          </wp:inline>
        </w:drawing>
      </w:r>
    </w:p>
    <w:p w14:paraId="03DEACD4" w14:textId="3CDDC4A8" w:rsidR="00706B4D" w:rsidRPr="00415FAD" w:rsidRDefault="00706B4D" w:rsidP="00706B4D">
      <w:pPr>
        <w:rPr>
          <w:rFonts w:cstheme="minorHAnsi"/>
          <w:szCs w:val="24"/>
        </w:rPr>
      </w:pPr>
    </w:p>
    <w:p w14:paraId="7C7A6B45" w14:textId="5D268549" w:rsidR="0013125D" w:rsidRPr="00415FAD" w:rsidRDefault="0013125D" w:rsidP="0013125D">
      <w:pPr>
        <w:jc w:val="center"/>
        <w:rPr>
          <w:rFonts w:cstheme="minorHAnsi"/>
          <w:i/>
          <w:szCs w:val="24"/>
        </w:rPr>
      </w:pPr>
      <w:r w:rsidRPr="00415FAD">
        <w:rPr>
          <w:rFonts w:cstheme="minorHAnsi"/>
          <w:i/>
          <w:szCs w:val="24"/>
        </w:rPr>
        <w:t>Figure 2</w:t>
      </w:r>
      <w:r w:rsidR="00535E68" w:rsidRPr="00415FAD">
        <w:rPr>
          <w:rFonts w:cstheme="minorHAnsi"/>
          <w:i/>
          <w:szCs w:val="24"/>
        </w:rPr>
        <w:t>5</w:t>
      </w:r>
      <w:r w:rsidRPr="00415FAD">
        <w:rPr>
          <w:rFonts w:cstheme="minorHAnsi"/>
          <w:i/>
          <w:szCs w:val="24"/>
        </w:rPr>
        <w:t>: Customers movie party viewing habits (Tableau)</w:t>
      </w:r>
    </w:p>
    <w:p w14:paraId="7F43A28B" w14:textId="77777777" w:rsidR="006A2CD4" w:rsidRPr="00415FAD" w:rsidRDefault="006A2CD4" w:rsidP="00DF5BB1">
      <w:pPr>
        <w:pStyle w:val="Heading1"/>
        <w:spacing w:after="120" w:line="276" w:lineRule="auto"/>
        <w:rPr>
          <w:rFonts w:cstheme="minorHAnsi"/>
          <w:sz w:val="24"/>
          <w:szCs w:val="24"/>
        </w:rPr>
      </w:pPr>
      <w:bookmarkStart w:id="315" w:name="_Toc500048528"/>
      <w:r w:rsidRPr="00415FAD">
        <w:rPr>
          <w:rFonts w:cstheme="minorHAnsi"/>
          <w:sz w:val="24"/>
          <w:szCs w:val="24"/>
        </w:rPr>
        <w:t>Strategy</w:t>
      </w:r>
      <w:bookmarkEnd w:id="315"/>
    </w:p>
    <w:p w14:paraId="33D783C6" w14:textId="5B89917A" w:rsidR="006A2CD4" w:rsidRPr="00415FAD" w:rsidRDefault="006A2CD4" w:rsidP="00DF5BB1">
      <w:pPr>
        <w:pStyle w:val="Heading2"/>
        <w:spacing w:after="120" w:line="276" w:lineRule="auto"/>
        <w:rPr>
          <w:rFonts w:asciiTheme="minorHAnsi" w:hAnsiTheme="minorHAnsi" w:cstheme="minorHAnsi"/>
          <w:b/>
          <w:szCs w:val="24"/>
        </w:rPr>
      </w:pPr>
      <w:bookmarkStart w:id="316" w:name="_Toc500048529"/>
      <w:r w:rsidRPr="00415FAD">
        <w:rPr>
          <w:rFonts w:asciiTheme="minorHAnsi" w:hAnsiTheme="minorHAnsi" w:cstheme="minorHAnsi"/>
          <w:b/>
          <w:szCs w:val="24"/>
        </w:rPr>
        <w:t xml:space="preserve">What amenities appeal to </w:t>
      </w:r>
      <w:r w:rsidR="00442CB4" w:rsidRPr="00415FAD">
        <w:rPr>
          <w:rFonts w:asciiTheme="minorHAnsi" w:hAnsiTheme="minorHAnsi" w:cstheme="minorHAnsi"/>
          <w:b/>
          <w:szCs w:val="24"/>
        </w:rPr>
        <w:t>Young Professionals</w:t>
      </w:r>
      <w:r w:rsidRPr="00415FAD">
        <w:rPr>
          <w:rFonts w:asciiTheme="minorHAnsi" w:hAnsiTheme="minorHAnsi" w:cstheme="minorHAnsi"/>
          <w:b/>
          <w:szCs w:val="24"/>
        </w:rPr>
        <w:t>?</w:t>
      </w:r>
      <w:bookmarkEnd w:id="316"/>
    </w:p>
    <w:p w14:paraId="5C4EB8CF" w14:textId="299C129D" w:rsidR="008C61C3" w:rsidRPr="00415FAD" w:rsidRDefault="00BE1F1D" w:rsidP="008C61C3">
      <w:pPr>
        <w:rPr>
          <w:rFonts w:cstheme="minorHAnsi"/>
          <w:szCs w:val="24"/>
        </w:rPr>
      </w:pPr>
      <w:r w:rsidRPr="00415FAD">
        <w:rPr>
          <w:rFonts w:cstheme="minorHAnsi"/>
          <w:szCs w:val="24"/>
        </w:rPr>
        <w:tab/>
      </w:r>
      <w:r w:rsidR="00442CB4" w:rsidRPr="00415FAD">
        <w:rPr>
          <w:rFonts w:cstheme="minorHAnsi"/>
          <w:szCs w:val="24"/>
        </w:rPr>
        <w:t>Young Professionals</w:t>
      </w:r>
      <w:r w:rsidR="008A1DE5" w:rsidRPr="00415FAD">
        <w:rPr>
          <w:rFonts w:cstheme="minorHAnsi"/>
          <w:szCs w:val="24"/>
        </w:rPr>
        <w:t>, just like all other surveyed demographics, place</w:t>
      </w:r>
      <w:r w:rsidRPr="00415FAD">
        <w:rPr>
          <w:rFonts w:cstheme="minorHAnsi"/>
          <w:szCs w:val="24"/>
        </w:rPr>
        <w:t xml:space="preserve"> movie</w:t>
      </w:r>
      <w:r w:rsidR="008A1DE5" w:rsidRPr="00415FAD">
        <w:rPr>
          <w:rFonts w:cstheme="minorHAnsi"/>
          <w:szCs w:val="24"/>
        </w:rPr>
        <w:t xml:space="preserve"> selection above </w:t>
      </w:r>
      <w:r w:rsidRPr="00415FAD">
        <w:rPr>
          <w:rFonts w:cstheme="minorHAnsi"/>
          <w:szCs w:val="24"/>
        </w:rPr>
        <w:t xml:space="preserve">any other attribute in terms of importance </w:t>
      </w:r>
      <w:r w:rsidR="008A1DE5" w:rsidRPr="00415FAD">
        <w:rPr>
          <w:rFonts w:cstheme="minorHAnsi"/>
          <w:szCs w:val="24"/>
        </w:rPr>
        <w:t>(</w:t>
      </w:r>
      <w:r w:rsidRPr="00415FAD">
        <w:rPr>
          <w:rFonts w:cstheme="minorHAnsi"/>
          <w:szCs w:val="24"/>
        </w:rPr>
        <w:t>as seen in figure 17</w:t>
      </w:r>
      <w:r w:rsidR="008A1DE5" w:rsidRPr="00415FAD">
        <w:rPr>
          <w:rFonts w:cstheme="minorHAnsi"/>
          <w:szCs w:val="24"/>
        </w:rPr>
        <w:t>)</w:t>
      </w:r>
      <w:r w:rsidRPr="00415FAD">
        <w:rPr>
          <w:rFonts w:cstheme="minorHAnsi"/>
          <w:szCs w:val="24"/>
        </w:rPr>
        <w:t xml:space="preserve">. When attending a movie, individuals </w:t>
      </w:r>
      <w:r w:rsidR="008A1DE5" w:rsidRPr="00415FAD">
        <w:rPr>
          <w:rFonts w:cstheme="minorHAnsi"/>
          <w:szCs w:val="24"/>
        </w:rPr>
        <w:t>start the decision-making process</w:t>
      </w:r>
      <w:r w:rsidRPr="00415FAD">
        <w:rPr>
          <w:rFonts w:cstheme="minorHAnsi"/>
          <w:szCs w:val="24"/>
        </w:rPr>
        <w:t xml:space="preserve"> with the movie itself at a resounding rate. This means that having the most desirable movies by </w:t>
      </w:r>
      <w:r w:rsidR="00442CB4" w:rsidRPr="00415FAD">
        <w:rPr>
          <w:rFonts w:cstheme="minorHAnsi"/>
          <w:szCs w:val="24"/>
        </w:rPr>
        <w:t>Young Professionals</w:t>
      </w:r>
      <w:r w:rsidRPr="00415FAD">
        <w:rPr>
          <w:rFonts w:cstheme="minorHAnsi"/>
          <w:szCs w:val="24"/>
        </w:rPr>
        <w:t xml:space="preserve"> is of utmost importance over any other potential attribute.</w:t>
      </w:r>
    </w:p>
    <w:p w14:paraId="509B9E52" w14:textId="49396DD6" w:rsidR="00BE1F1D" w:rsidRPr="00415FAD" w:rsidRDefault="00BE1F1D" w:rsidP="008C61C3">
      <w:pPr>
        <w:rPr>
          <w:rFonts w:cstheme="minorHAnsi"/>
          <w:szCs w:val="24"/>
        </w:rPr>
      </w:pPr>
    </w:p>
    <w:p w14:paraId="3B377AEB" w14:textId="6382CC14" w:rsidR="00BE1F1D" w:rsidRPr="00415FAD" w:rsidRDefault="00BE1F1D" w:rsidP="008C61C3">
      <w:pPr>
        <w:rPr>
          <w:rFonts w:cstheme="minorHAnsi"/>
          <w:szCs w:val="24"/>
        </w:rPr>
      </w:pPr>
      <w:r w:rsidRPr="00415FAD">
        <w:rPr>
          <w:rFonts w:cstheme="minorHAnsi"/>
          <w:szCs w:val="24"/>
        </w:rPr>
        <w:tab/>
        <w:t xml:space="preserve">Once </w:t>
      </w:r>
      <w:r w:rsidR="00442CB4" w:rsidRPr="00415FAD">
        <w:rPr>
          <w:rFonts w:cstheme="minorHAnsi"/>
          <w:szCs w:val="24"/>
        </w:rPr>
        <w:t>Young Professionals</w:t>
      </w:r>
      <w:r w:rsidRPr="00415FAD">
        <w:rPr>
          <w:rFonts w:cstheme="minorHAnsi"/>
          <w:szCs w:val="24"/>
        </w:rPr>
        <w:t xml:space="preserve"> have determined the move they want to see, they consider amenities in the three additional layers</w:t>
      </w:r>
      <w:r w:rsidR="006305E6" w:rsidRPr="00415FAD">
        <w:rPr>
          <w:rFonts w:cstheme="minorHAnsi"/>
          <w:szCs w:val="24"/>
        </w:rPr>
        <w:t>, each with amenities analyzed</w:t>
      </w:r>
      <w:r w:rsidRPr="00415FAD">
        <w:rPr>
          <w:rFonts w:cstheme="minorHAnsi"/>
          <w:szCs w:val="24"/>
        </w:rPr>
        <w:t>:</w:t>
      </w:r>
    </w:p>
    <w:p w14:paraId="0350A1ED" w14:textId="77777777" w:rsidR="00E6747B" w:rsidRPr="00415FAD" w:rsidRDefault="00E6747B" w:rsidP="008C61C3">
      <w:pPr>
        <w:rPr>
          <w:rFonts w:cstheme="minorHAnsi"/>
          <w:szCs w:val="24"/>
        </w:rPr>
      </w:pPr>
    </w:p>
    <w:p w14:paraId="4263C549" w14:textId="17AF2212" w:rsidR="00BE1F1D" w:rsidRPr="00415FAD" w:rsidRDefault="00BE1F1D" w:rsidP="00E6747B">
      <w:pPr>
        <w:pStyle w:val="ListParagraph"/>
        <w:numPr>
          <w:ilvl w:val="0"/>
          <w:numId w:val="29"/>
        </w:numPr>
        <w:spacing w:after="0"/>
        <w:rPr>
          <w:rFonts w:asciiTheme="minorHAnsi" w:hAnsiTheme="minorHAnsi" w:cstheme="minorHAnsi"/>
          <w:sz w:val="24"/>
          <w:szCs w:val="24"/>
        </w:rPr>
      </w:pPr>
      <w:r w:rsidRPr="00415FAD">
        <w:rPr>
          <w:rFonts w:asciiTheme="minorHAnsi" w:hAnsiTheme="minorHAnsi" w:cstheme="minorHAnsi"/>
          <w:sz w:val="24"/>
          <w:szCs w:val="24"/>
        </w:rPr>
        <w:t>Food and Beverage</w:t>
      </w:r>
    </w:p>
    <w:p w14:paraId="34BABC45" w14:textId="2010DD69" w:rsidR="006305E6" w:rsidRPr="00415FAD" w:rsidRDefault="006305E6" w:rsidP="00E6747B">
      <w:pPr>
        <w:pStyle w:val="ListParagraph"/>
        <w:spacing w:after="0"/>
        <w:ind w:left="1440"/>
        <w:rPr>
          <w:rFonts w:asciiTheme="minorHAnsi" w:hAnsiTheme="minorHAnsi" w:cstheme="minorHAnsi"/>
          <w:sz w:val="24"/>
          <w:szCs w:val="24"/>
        </w:rPr>
      </w:pPr>
      <w:r w:rsidRPr="00415FAD">
        <w:rPr>
          <w:rFonts w:asciiTheme="minorHAnsi" w:hAnsiTheme="minorHAnsi" w:cstheme="minorHAnsi"/>
          <w:sz w:val="24"/>
          <w:szCs w:val="24"/>
        </w:rPr>
        <w:t xml:space="preserve">When it comes to food and beverage and in movie experience, having a clean environment is </w:t>
      </w:r>
      <w:r w:rsidR="008A1DE5" w:rsidRPr="00415FAD">
        <w:rPr>
          <w:rFonts w:asciiTheme="minorHAnsi" w:hAnsiTheme="minorHAnsi" w:cstheme="minorHAnsi"/>
          <w:sz w:val="24"/>
          <w:szCs w:val="24"/>
        </w:rPr>
        <w:t xml:space="preserve">the </w:t>
      </w:r>
      <w:r w:rsidRPr="00415FAD">
        <w:rPr>
          <w:rFonts w:asciiTheme="minorHAnsi" w:hAnsiTheme="minorHAnsi" w:cstheme="minorHAnsi"/>
          <w:sz w:val="24"/>
          <w:szCs w:val="24"/>
        </w:rPr>
        <w:t xml:space="preserve">most important attribute. A clear majority of survey respondents rated cleanliness as </w:t>
      </w:r>
      <w:r w:rsidRPr="00415FAD">
        <w:rPr>
          <w:rFonts w:asciiTheme="minorHAnsi" w:hAnsiTheme="minorHAnsi" w:cstheme="minorHAnsi"/>
          <w:i/>
          <w:sz w:val="24"/>
          <w:szCs w:val="24"/>
        </w:rPr>
        <w:t>extremely important</w:t>
      </w:r>
      <w:r w:rsidRPr="00415FAD">
        <w:rPr>
          <w:rFonts w:asciiTheme="minorHAnsi" w:hAnsiTheme="minorHAnsi" w:cstheme="minorHAnsi"/>
          <w:sz w:val="24"/>
          <w:szCs w:val="24"/>
        </w:rPr>
        <w:t xml:space="preserve"> to their </w:t>
      </w:r>
      <w:r w:rsidR="00A952B8" w:rsidRPr="00415FAD">
        <w:rPr>
          <w:rFonts w:asciiTheme="minorHAnsi" w:hAnsiTheme="minorHAnsi" w:cstheme="minorHAnsi"/>
          <w:sz w:val="24"/>
          <w:szCs w:val="24"/>
        </w:rPr>
        <w:t>theater</w:t>
      </w:r>
      <w:r w:rsidRPr="00415FAD">
        <w:rPr>
          <w:rFonts w:asciiTheme="minorHAnsi" w:hAnsiTheme="minorHAnsi" w:cstheme="minorHAnsi"/>
          <w:sz w:val="24"/>
          <w:szCs w:val="24"/>
        </w:rPr>
        <w:t xml:space="preserve"> experience. They additionally rated </w:t>
      </w:r>
      <w:r w:rsidRPr="00415FAD">
        <w:rPr>
          <w:rFonts w:asciiTheme="minorHAnsi" w:hAnsiTheme="minorHAnsi" w:cstheme="minorHAnsi"/>
          <w:i/>
          <w:sz w:val="24"/>
          <w:szCs w:val="24"/>
        </w:rPr>
        <w:t>free refills</w:t>
      </w:r>
      <w:r w:rsidRPr="00415FAD">
        <w:rPr>
          <w:rFonts w:asciiTheme="minorHAnsi" w:hAnsiTheme="minorHAnsi" w:cstheme="minorHAnsi"/>
          <w:sz w:val="24"/>
          <w:szCs w:val="24"/>
        </w:rPr>
        <w:t xml:space="preserve"> and </w:t>
      </w:r>
      <w:r w:rsidRPr="00415FAD">
        <w:rPr>
          <w:rFonts w:asciiTheme="minorHAnsi" w:hAnsiTheme="minorHAnsi" w:cstheme="minorHAnsi"/>
          <w:i/>
          <w:sz w:val="24"/>
          <w:szCs w:val="24"/>
        </w:rPr>
        <w:t>food and beverage options</w:t>
      </w:r>
      <w:r w:rsidRPr="00415FAD">
        <w:rPr>
          <w:rFonts w:asciiTheme="minorHAnsi" w:hAnsiTheme="minorHAnsi" w:cstheme="minorHAnsi"/>
          <w:sz w:val="24"/>
          <w:szCs w:val="24"/>
        </w:rPr>
        <w:t xml:space="preserve"> as important</w:t>
      </w:r>
      <w:r w:rsidR="008A1DE5" w:rsidRPr="00415FAD">
        <w:rPr>
          <w:rFonts w:asciiTheme="minorHAnsi" w:hAnsiTheme="minorHAnsi" w:cstheme="minorHAnsi"/>
          <w:sz w:val="24"/>
          <w:szCs w:val="24"/>
        </w:rPr>
        <w:t>,</w:t>
      </w:r>
      <w:r w:rsidRPr="00415FAD">
        <w:rPr>
          <w:rFonts w:asciiTheme="minorHAnsi" w:hAnsiTheme="minorHAnsi" w:cstheme="minorHAnsi"/>
          <w:sz w:val="24"/>
          <w:szCs w:val="24"/>
        </w:rPr>
        <w:t xml:space="preserve"> meaning there is additional opportunity to </w:t>
      </w:r>
      <w:r w:rsidR="008A1DE5" w:rsidRPr="00415FAD">
        <w:rPr>
          <w:rFonts w:asciiTheme="minorHAnsi" w:hAnsiTheme="minorHAnsi" w:cstheme="minorHAnsi"/>
          <w:sz w:val="24"/>
          <w:szCs w:val="24"/>
        </w:rPr>
        <w:t xml:space="preserve">focus on these offerings and specifically target them towards </w:t>
      </w:r>
      <w:r w:rsidR="00442CB4" w:rsidRPr="00415FAD">
        <w:rPr>
          <w:rFonts w:asciiTheme="minorHAnsi" w:hAnsiTheme="minorHAnsi" w:cstheme="minorHAnsi"/>
          <w:sz w:val="24"/>
          <w:szCs w:val="24"/>
        </w:rPr>
        <w:t>Young Professionals</w:t>
      </w:r>
      <w:r w:rsidRPr="00415FAD">
        <w:rPr>
          <w:rFonts w:asciiTheme="minorHAnsi" w:hAnsiTheme="minorHAnsi" w:cstheme="minorHAnsi"/>
          <w:sz w:val="24"/>
          <w:szCs w:val="24"/>
        </w:rPr>
        <w:t>.</w:t>
      </w:r>
    </w:p>
    <w:p w14:paraId="7154D219" w14:textId="67823FE8" w:rsidR="006305E6" w:rsidRPr="00415FAD" w:rsidRDefault="006305E6" w:rsidP="00E6747B">
      <w:pPr>
        <w:pStyle w:val="ListParagraph"/>
        <w:numPr>
          <w:ilvl w:val="0"/>
          <w:numId w:val="29"/>
        </w:numPr>
        <w:spacing w:after="0"/>
        <w:rPr>
          <w:rFonts w:asciiTheme="minorHAnsi" w:hAnsiTheme="minorHAnsi" w:cstheme="minorHAnsi"/>
          <w:sz w:val="24"/>
          <w:szCs w:val="24"/>
        </w:rPr>
      </w:pPr>
      <w:r w:rsidRPr="00415FAD">
        <w:rPr>
          <w:rFonts w:asciiTheme="minorHAnsi" w:hAnsiTheme="minorHAnsi" w:cstheme="minorHAnsi"/>
          <w:sz w:val="24"/>
          <w:szCs w:val="24"/>
        </w:rPr>
        <w:t>Comfort and Quality</w:t>
      </w:r>
    </w:p>
    <w:p w14:paraId="0ADAA504" w14:textId="17D85B31" w:rsidR="006305E6" w:rsidRPr="00415FAD" w:rsidRDefault="006305E6" w:rsidP="00E6747B">
      <w:pPr>
        <w:ind w:left="1440"/>
        <w:rPr>
          <w:rFonts w:cstheme="minorHAnsi"/>
          <w:szCs w:val="24"/>
        </w:rPr>
      </w:pPr>
      <w:r w:rsidRPr="00415FAD">
        <w:rPr>
          <w:rFonts w:cstheme="minorHAnsi"/>
          <w:szCs w:val="24"/>
        </w:rPr>
        <w:t>When it comes to comfort and quality</w:t>
      </w:r>
      <w:r w:rsidR="008A1DE5" w:rsidRPr="00415FAD">
        <w:rPr>
          <w:rFonts w:cstheme="minorHAnsi"/>
          <w:szCs w:val="24"/>
        </w:rPr>
        <w:t>,</w:t>
      </w:r>
      <w:r w:rsidRPr="00415FAD">
        <w:rPr>
          <w:rFonts w:cstheme="minorHAnsi"/>
          <w:szCs w:val="24"/>
        </w:rPr>
        <w:t xml:space="preserve"> </w:t>
      </w:r>
      <w:r w:rsidR="00442CB4" w:rsidRPr="00415FAD">
        <w:rPr>
          <w:rFonts w:cstheme="minorHAnsi"/>
          <w:szCs w:val="24"/>
        </w:rPr>
        <w:t>Young Professionals</w:t>
      </w:r>
      <w:r w:rsidRPr="00415FAD">
        <w:rPr>
          <w:rFonts w:cstheme="minorHAnsi"/>
          <w:szCs w:val="24"/>
        </w:rPr>
        <w:t xml:space="preserve"> index similarly with most movie goers in our survey</w:t>
      </w:r>
      <w:r w:rsidR="008A1DE5" w:rsidRPr="00415FAD">
        <w:rPr>
          <w:rFonts w:cstheme="minorHAnsi"/>
          <w:szCs w:val="24"/>
        </w:rPr>
        <w:t xml:space="preserve"> </w:t>
      </w:r>
      <w:r w:rsidRPr="00415FAD">
        <w:rPr>
          <w:rFonts w:cstheme="minorHAnsi"/>
          <w:szCs w:val="24"/>
        </w:rPr>
        <w:t xml:space="preserve">in that they are looking for high quality video and sound in a comfortable environment. For </w:t>
      </w:r>
      <w:r w:rsidR="00442CB4" w:rsidRPr="00415FAD">
        <w:rPr>
          <w:rFonts w:cstheme="minorHAnsi"/>
          <w:szCs w:val="24"/>
        </w:rPr>
        <w:t>Young Professionals</w:t>
      </w:r>
      <w:r w:rsidRPr="00415FAD">
        <w:rPr>
          <w:rFonts w:cstheme="minorHAnsi"/>
          <w:szCs w:val="24"/>
        </w:rPr>
        <w:t>, comfort and cleanliness are key to their movie experience.</w:t>
      </w:r>
    </w:p>
    <w:p w14:paraId="2EC62545" w14:textId="586E15AA" w:rsidR="006305E6" w:rsidRPr="00415FAD" w:rsidRDefault="006305E6" w:rsidP="00E6747B">
      <w:pPr>
        <w:pStyle w:val="ListParagraph"/>
        <w:numPr>
          <w:ilvl w:val="0"/>
          <w:numId w:val="29"/>
        </w:numPr>
        <w:spacing w:after="0"/>
        <w:rPr>
          <w:rFonts w:asciiTheme="minorHAnsi" w:hAnsiTheme="minorHAnsi" w:cstheme="minorHAnsi"/>
          <w:sz w:val="24"/>
          <w:szCs w:val="24"/>
        </w:rPr>
      </w:pPr>
      <w:r w:rsidRPr="00415FAD">
        <w:rPr>
          <w:rFonts w:asciiTheme="minorHAnsi" w:hAnsiTheme="minorHAnsi" w:cstheme="minorHAnsi"/>
          <w:sz w:val="24"/>
          <w:szCs w:val="24"/>
        </w:rPr>
        <w:t>Safety and Value</w:t>
      </w:r>
    </w:p>
    <w:p w14:paraId="1242072F" w14:textId="7E08D876" w:rsidR="006305E6" w:rsidRPr="00415FAD" w:rsidRDefault="006305E6" w:rsidP="00E6747B">
      <w:pPr>
        <w:ind w:left="1440"/>
        <w:rPr>
          <w:rFonts w:cstheme="minorHAnsi"/>
          <w:szCs w:val="24"/>
        </w:rPr>
      </w:pPr>
      <w:r w:rsidRPr="00415FAD">
        <w:rPr>
          <w:rFonts w:cstheme="minorHAnsi"/>
          <w:szCs w:val="24"/>
        </w:rPr>
        <w:lastRenderedPageBreak/>
        <w:t xml:space="preserve">For </w:t>
      </w:r>
      <w:r w:rsidR="00442CB4" w:rsidRPr="00415FAD">
        <w:rPr>
          <w:rFonts w:cstheme="minorHAnsi"/>
          <w:szCs w:val="24"/>
        </w:rPr>
        <w:t>Young Professionals</w:t>
      </w:r>
      <w:r w:rsidRPr="00415FAD">
        <w:rPr>
          <w:rFonts w:cstheme="minorHAnsi"/>
          <w:szCs w:val="24"/>
        </w:rPr>
        <w:t xml:space="preserve">, value is an important aspect of their movie experience. </w:t>
      </w:r>
      <w:r w:rsidR="00442CB4" w:rsidRPr="00415FAD">
        <w:rPr>
          <w:rFonts w:cstheme="minorHAnsi"/>
          <w:szCs w:val="24"/>
        </w:rPr>
        <w:t>Young Professionals</w:t>
      </w:r>
      <w:r w:rsidRPr="00415FAD">
        <w:rPr>
          <w:rFonts w:cstheme="minorHAnsi"/>
          <w:szCs w:val="24"/>
        </w:rPr>
        <w:t xml:space="preserve"> generally are at a point in their life going through large financial changes</w:t>
      </w:r>
      <w:r w:rsidR="008A1DE5" w:rsidRPr="00415FAD">
        <w:rPr>
          <w:rFonts w:cstheme="minorHAnsi"/>
          <w:szCs w:val="24"/>
        </w:rPr>
        <w:t>,</w:t>
      </w:r>
      <w:r w:rsidRPr="00415FAD">
        <w:rPr>
          <w:rFonts w:cstheme="minorHAnsi"/>
          <w:szCs w:val="24"/>
        </w:rPr>
        <w:t xml:space="preserve"> and therefore want to know they are getting value in their purchases</w:t>
      </w:r>
      <w:r w:rsidR="008A1DE5" w:rsidRPr="00415FAD">
        <w:rPr>
          <w:rFonts w:cstheme="minorHAnsi"/>
          <w:szCs w:val="24"/>
        </w:rPr>
        <w:t xml:space="preserve">, including entertainment. </w:t>
      </w:r>
    </w:p>
    <w:p w14:paraId="4450189C" w14:textId="77777777" w:rsidR="008C61C3" w:rsidRPr="00415FAD" w:rsidRDefault="008C61C3" w:rsidP="008C61C3">
      <w:pPr>
        <w:rPr>
          <w:rFonts w:cstheme="minorHAnsi"/>
          <w:szCs w:val="24"/>
        </w:rPr>
      </w:pPr>
    </w:p>
    <w:p w14:paraId="6DE713B3" w14:textId="346511B7" w:rsidR="006A2CD4" w:rsidRPr="00415FAD" w:rsidRDefault="00BE1F1D" w:rsidP="00DF5BB1">
      <w:pPr>
        <w:pStyle w:val="Heading2"/>
        <w:spacing w:after="120" w:line="276" w:lineRule="auto"/>
        <w:rPr>
          <w:rFonts w:asciiTheme="minorHAnsi" w:hAnsiTheme="minorHAnsi" w:cstheme="minorHAnsi"/>
          <w:b/>
          <w:szCs w:val="24"/>
        </w:rPr>
      </w:pPr>
      <w:bookmarkStart w:id="317" w:name="_Toc500048530"/>
      <w:r w:rsidRPr="00415FAD">
        <w:rPr>
          <w:rFonts w:asciiTheme="minorHAnsi" w:hAnsiTheme="minorHAnsi" w:cstheme="minorHAnsi"/>
          <w:b/>
          <w:szCs w:val="24"/>
        </w:rPr>
        <w:t xml:space="preserve">How do </w:t>
      </w:r>
      <w:r w:rsidR="00442CB4" w:rsidRPr="00415FAD">
        <w:rPr>
          <w:rFonts w:asciiTheme="minorHAnsi" w:hAnsiTheme="minorHAnsi" w:cstheme="minorHAnsi"/>
          <w:b/>
          <w:szCs w:val="24"/>
        </w:rPr>
        <w:t>Young Professionals</w:t>
      </w:r>
      <w:r w:rsidRPr="00415FAD">
        <w:rPr>
          <w:rFonts w:asciiTheme="minorHAnsi" w:hAnsiTheme="minorHAnsi" w:cstheme="minorHAnsi"/>
          <w:b/>
          <w:szCs w:val="24"/>
        </w:rPr>
        <w:t xml:space="preserve"> experience movies?</w:t>
      </w:r>
      <w:bookmarkEnd w:id="317"/>
    </w:p>
    <w:p w14:paraId="7322EF09" w14:textId="18D5CF65" w:rsidR="006305E6" w:rsidRPr="00415FAD" w:rsidRDefault="006305E6" w:rsidP="006305E6">
      <w:pPr>
        <w:rPr>
          <w:rFonts w:cstheme="minorHAnsi"/>
          <w:szCs w:val="24"/>
        </w:rPr>
      </w:pPr>
      <w:r w:rsidRPr="00415FAD">
        <w:rPr>
          <w:rFonts w:cstheme="minorHAnsi"/>
          <w:b/>
          <w:szCs w:val="24"/>
        </w:rPr>
        <w:tab/>
      </w:r>
      <w:r w:rsidR="00442CB4" w:rsidRPr="00415FAD">
        <w:rPr>
          <w:rFonts w:cstheme="minorHAnsi"/>
          <w:szCs w:val="24"/>
        </w:rPr>
        <w:t>Young Professionals</w:t>
      </w:r>
      <w:r w:rsidRPr="00415FAD">
        <w:rPr>
          <w:rFonts w:cstheme="minorHAnsi"/>
          <w:szCs w:val="24"/>
        </w:rPr>
        <w:t xml:space="preserve"> have a few </w:t>
      </w:r>
      <w:r w:rsidR="00630C54" w:rsidRPr="00415FAD">
        <w:rPr>
          <w:rFonts w:cstheme="minorHAnsi"/>
          <w:szCs w:val="24"/>
        </w:rPr>
        <w:t>ways</w:t>
      </w:r>
      <w:r w:rsidRPr="00415FAD">
        <w:rPr>
          <w:rFonts w:cstheme="minorHAnsi"/>
          <w:szCs w:val="24"/>
        </w:rPr>
        <w:t xml:space="preserve"> of experiencing movies that </w:t>
      </w:r>
      <w:r w:rsidR="008C75DA" w:rsidRPr="00415FAD">
        <w:rPr>
          <w:rFonts w:cstheme="minorHAnsi"/>
          <w:szCs w:val="24"/>
        </w:rPr>
        <w:t>Cinemark</w:t>
      </w:r>
      <w:r w:rsidRPr="00415FAD">
        <w:rPr>
          <w:rFonts w:cstheme="minorHAnsi"/>
          <w:szCs w:val="24"/>
        </w:rPr>
        <w:t xml:space="preserve"> can take advantage of:</w:t>
      </w:r>
    </w:p>
    <w:p w14:paraId="02CBFBC6" w14:textId="77777777" w:rsidR="00E6747B" w:rsidRPr="00415FAD" w:rsidRDefault="00E6747B" w:rsidP="006305E6">
      <w:pPr>
        <w:rPr>
          <w:rFonts w:cstheme="minorHAnsi"/>
          <w:szCs w:val="24"/>
        </w:rPr>
      </w:pPr>
    </w:p>
    <w:p w14:paraId="22310F54" w14:textId="3F77A5D7" w:rsidR="006305E6" w:rsidRPr="00415FAD" w:rsidRDefault="006305E6" w:rsidP="00E6747B">
      <w:pPr>
        <w:pStyle w:val="ListParagraph"/>
        <w:numPr>
          <w:ilvl w:val="0"/>
          <w:numId w:val="30"/>
        </w:numPr>
        <w:spacing w:after="0"/>
        <w:rPr>
          <w:rFonts w:asciiTheme="minorHAnsi" w:hAnsiTheme="minorHAnsi" w:cstheme="minorHAnsi"/>
          <w:sz w:val="24"/>
          <w:szCs w:val="24"/>
        </w:rPr>
      </w:pPr>
      <w:r w:rsidRPr="00415FAD">
        <w:rPr>
          <w:rFonts w:asciiTheme="minorHAnsi" w:hAnsiTheme="minorHAnsi" w:cstheme="minorHAnsi"/>
          <w:sz w:val="24"/>
          <w:szCs w:val="24"/>
        </w:rPr>
        <w:t>Ticket Booking Behavior</w:t>
      </w:r>
    </w:p>
    <w:p w14:paraId="6C220A83" w14:textId="3092FAD9" w:rsidR="006305E6" w:rsidRPr="00415FAD" w:rsidRDefault="008A1DE5" w:rsidP="00E6747B">
      <w:pPr>
        <w:ind w:left="1440"/>
        <w:contextualSpacing/>
        <w:rPr>
          <w:rFonts w:cstheme="minorHAnsi"/>
          <w:szCs w:val="24"/>
        </w:rPr>
      </w:pPr>
      <w:r w:rsidRPr="00415FAD">
        <w:rPr>
          <w:rFonts w:cstheme="minorHAnsi"/>
          <w:szCs w:val="24"/>
        </w:rPr>
        <w:t>A</w:t>
      </w:r>
      <w:r w:rsidR="006305E6" w:rsidRPr="00415FAD">
        <w:rPr>
          <w:rFonts w:cstheme="minorHAnsi"/>
          <w:szCs w:val="24"/>
        </w:rPr>
        <w:t xml:space="preserve"> vast majority of survey respondents</w:t>
      </w:r>
      <w:r w:rsidRPr="00415FAD">
        <w:rPr>
          <w:rFonts w:cstheme="minorHAnsi"/>
          <w:szCs w:val="24"/>
        </w:rPr>
        <w:t xml:space="preserve"> across all demographics</w:t>
      </w:r>
      <w:r w:rsidR="006305E6" w:rsidRPr="00415FAD">
        <w:rPr>
          <w:rFonts w:cstheme="minorHAnsi"/>
          <w:szCs w:val="24"/>
        </w:rPr>
        <w:t xml:space="preserve"> said they purchase movies immediately before the showing, but where </w:t>
      </w:r>
      <w:r w:rsidR="00442CB4" w:rsidRPr="00415FAD">
        <w:rPr>
          <w:rFonts w:cstheme="minorHAnsi"/>
          <w:szCs w:val="24"/>
        </w:rPr>
        <w:t>Young Professionals</w:t>
      </w:r>
      <w:r w:rsidR="006305E6" w:rsidRPr="00415FAD">
        <w:rPr>
          <w:rFonts w:cstheme="minorHAnsi"/>
          <w:szCs w:val="24"/>
        </w:rPr>
        <w:t xml:space="preserve"> differed is the higher number of advance ticket</w:t>
      </w:r>
      <w:r w:rsidRPr="00415FAD">
        <w:rPr>
          <w:rFonts w:cstheme="minorHAnsi"/>
          <w:szCs w:val="24"/>
        </w:rPr>
        <w:t xml:space="preserve"> purchases</w:t>
      </w:r>
      <w:r w:rsidR="006305E6" w:rsidRPr="00415FAD">
        <w:rPr>
          <w:rFonts w:cstheme="minorHAnsi"/>
          <w:szCs w:val="24"/>
        </w:rPr>
        <w:t xml:space="preserve">. There is an opportunity to continue to exploit this advanced ticketing purchasing habits to help drive </w:t>
      </w:r>
      <w:r w:rsidR="00442CB4" w:rsidRPr="00415FAD">
        <w:rPr>
          <w:rFonts w:cstheme="minorHAnsi"/>
          <w:szCs w:val="24"/>
        </w:rPr>
        <w:t>Young Professional</w:t>
      </w:r>
      <w:r w:rsidR="006305E6" w:rsidRPr="00415FAD">
        <w:rPr>
          <w:rFonts w:cstheme="minorHAnsi"/>
          <w:szCs w:val="24"/>
        </w:rPr>
        <w:t xml:space="preserve"> traffic and</w:t>
      </w:r>
      <w:r w:rsidRPr="00415FAD">
        <w:rPr>
          <w:rFonts w:cstheme="minorHAnsi"/>
          <w:szCs w:val="24"/>
        </w:rPr>
        <w:t>,</w:t>
      </w:r>
      <w:r w:rsidR="006305E6" w:rsidRPr="00415FAD">
        <w:rPr>
          <w:rFonts w:cstheme="minorHAnsi"/>
          <w:szCs w:val="24"/>
        </w:rPr>
        <w:t xml:space="preserve"> potentially</w:t>
      </w:r>
      <w:r w:rsidRPr="00415FAD">
        <w:rPr>
          <w:rFonts w:cstheme="minorHAnsi"/>
          <w:szCs w:val="24"/>
        </w:rPr>
        <w:t xml:space="preserve">, </w:t>
      </w:r>
      <w:r w:rsidR="006305E6" w:rsidRPr="00415FAD">
        <w:rPr>
          <w:rFonts w:cstheme="minorHAnsi"/>
          <w:szCs w:val="24"/>
        </w:rPr>
        <w:t xml:space="preserve">more predictable </w:t>
      </w:r>
      <w:r w:rsidR="00A952B8" w:rsidRPr="00415FAD">
        <w:rPr>
          <w:rFonts w:cstheme="minorHAnsi"/>
          <w:szCs w:val="24"/>
        </w:rPr>
        <w:t>theater</w:t>
      </w:r>
      <w:r w:rsidR="006305E6" w:rsidRPr="00415FAD">
        <w:rPr>
          <w:rFonts w:cstheme="minorHAnsi"/>
          <w:szCs w:val="24"/>
        </w:rPr>
        <w:t xml:space="preserve"> traffic.</w:t>
      </w:r>
    </w:p>
    <w:p w14:paraId="7B8010F7" w14:textId="4F2731D2" w:rsidR="006305E6" w:rsidRPr="00415FAD" w:rsidRDefault="006305E6" w:rsidP="00E6747B">
      <w:pPr>
        <w:ind w:left="1440"/>
        <w:contextualSpacing/>
        <w:rPr>
          <w:rFonts w:cstheme="minorHAnsi"/>
          <w:szCs w:val="24"/>
        </w:rPr>
      </w:pPr>
    </w:p>
    <w:p w14:paraId="209F4DB9" w14:textId="77777777" w:rsidR="00E6747B" w:rsidRPr="00415FAD" w:rsidRDefault="006305E6" w:rsidP="00E6747B">
      <w:pPr>
        <w:pStyle w:val="ListParagraph"/>
        <w:numPr>
          <w:ilvl w:val="0"/>
          <w:numId w:val="30"/>
        </w:numPr>
        <w:spacing w:after="0"/>
        <w:rPr>
          <w:rFonts w:asciiTheme="minorHAnsi" w:hAnsiTheme="minorHAnsi" w:cstheme="minorHAnsi"/>
          <w:sz w:val="24"/>
          <w:szCs w:val="24"/>
        </w:rPr>
      </w:pPr>
      <w:r w:rsidRPr="00415FAD">
        <w:rPr>
          <w:rFonts w:asciiTheme="minorHAnsi" w:hAnsiTheme="minorHAnsi" w:cstheme="minorHAnsi"/>
          <w:sz w:val="24"/>
          <w:szCs w:val="24"/>
        </w:rPr>
        <w:t>Showtime Behavior</w:t>
      </w:r>
    </w:p>
    <w:p w14:paraId="1C74A40F" w14:textId="61A252C2" w:rsidR="006305E6" w:rsidRPr="00415FAD" w:rsidRDefault="00442CB4" w:rsidP="00E6747B">
      <w:pPr>
        <w:ind w:left="1440"/>
        <w:rPr>
          <w:rFonts w:cstheme="minorHAnsi"/>
          <w:szCs w:val="24"/>
        </w:rPr>
      </w:pPr>
      <w:r w:rsidRPr="00415FAD">
        <w:rPr>
          <w:rFonts w:cstheme="minorHAnsi"/>
          <w:szCs w:val="24"/>
        </w:rPr>
        <w:t>Young Professionals</w:t>
      </w:r>
      <w:r w:rsidR="006305E6" w:rsidRPr="00415FAD">
        <w:rPr>
          <w:rFonts w:cstheme="minorHAnsi"/>
          <w:szCs w:val="24"/>
        </w:rPr>
        <w:t xml:space="preserve"> over-index to weekday evening shows. Where as most age grou</w:t>
      </w:r>
      <w:r w:rsidR="00E6747B" w:rsidRPr="00415FAD">
        <w:rPr>
          <w:rFonts w:cstheme="minorHAnsi"/>
          <w:szCs w:val="24"/>
        </w:rPr>
        <w:t xml:space="preserve">ps have weekend night and weekend day as the two most likely times to visit a movie, </w:t>
      </w:r>
      <w:r w:rsidRPr="00415FAD">
        <w:rPr>
          <w:rFonts w:cstheme="minorHAnsi"/>
          <w:szCs w:val="24"/>
        </w:rPr>
        <w:t>Young Professionals</w:t>
      </w:r>
      <w:r w:rsidR="00E6747B" w:rsidRPr="00415FAD">
        <w:rPr>
          <w:rFonts w:cstheme="minorHAnsi"/>
          <w:szCs w:val="24"/>
        </w:rPr>
        <w:t xml:space="preserve"> list weekday evenings as their second most frequented time (after weekend evening). This is an enormous opportunity for </w:t>
      </w:r>
      <w:r w:rsidR="008C75DA" w:rsidRPr="00415FAD">
        <w:rPr>
          <w:rFonts w:cstheme="minorHAnsi"/>
          <w:szCs w:val="24"/>
        </w:rPr>
        <w:t>Cinemark</w:t>
      </w:r>
      <w:r w:rsidR="00E6747B" w:rsidRPr="00415FAD">
        <w:rPr>
          <w:rFonts w:cstheme="minorHAnsi"/>
          <w:szCs w:val="24"/>
        </w:rPr>
        <w:t xml:space="preserve"> to drive traffic on evenings where other age buckets are not as prone to visiting the </w:t>
      </w:r>
      <w:r w:rsidR="00A952B8" w:rsidRPr="00415FAD">
        <w:rPr>
          <w:rFonts w:cstheme="minorHAnsi"/>
          <w:szCs w:val="24"/>
        </w:rPr>
        <w:t>theater</w:t>
      </w:r>
      <w:r w:rsidR="00E6747B" w:rsidRPr="00415FAD">
        <w:rPr>
          <w:rFonts w:cstheme="minorHAnsi"/>
          <w:szCs w:val="24"/>
        </w:rPr>
        <w:t xml:space="preserve">. </w:t>
      </w:r>
    </w:p>
    <w:p w14:paraId="390225CB" w14:textId="579F635B" w:rsidR="00E6747B" w:rsidRPr="00415FAD" w:rsidRDefault="00E6747B" w:rsidP="00E6747B">
      <w:pPr>
        <w:ind w:left="1440"/>
        <w:contextualSpacing/>
        <w:rPr>
          <w:rFonts w:cstheme="minorHAnsi"/>
          <w:szCs w:val="24"/>
        </w:rPr>
      </w:pPr>
    </w:p>
    <w:p w14:paraId="18B38416" w14:textId="0246B976" w:rsidR="00E6747B" w:rsidRPr="00415FAD" w:rsidRDefault="00E6747B" w:rsidP="00E6747B">
      <w:pPr>
        <w:pStyle w:val="ListParagraph"/>
        <w:numPr>
          <w:ilvl w:val="0"/>
          <w:numId w:val="30"/>
        </w:numPr>
        <w:spacing w:after="0"/>
        <w:rPr>
          <w:rFonts w:asciiTheme="minorHAnsi" w:hAnsiTheme="minorHAnsi" w:cstheme="minorHAnsi"/>
          <w:sz w:val="24"/>
          <w:szCs w:val="24"/>
        </w:rPr>
      </w:pPr>
      <w:r w:rsidRPr="00415FAD">
        <w:rPr>
          <w:rFonts w:asciiTheme="minorHAnsi" w:hAnsiTheme="minorHAnsi" w:cstheme="minorHAnsi"/>
          <w:sz w:val="24"/>
          <w:szCs w:val="24"/>
        </w:rPr>
        <w:t>Who they go to the movies with</w:t>
      </w:r>
    </w:p>
    <w:p w14:paraId="6E459D09" w14:textId="63ECDE55" w:rsidR="00E6747B" w:rsidRPr="00415FAD" w:rsidRDefault="00E6747B" w:rsidP="00E6747B">
      <w:pPr>
        <w:pStyle w:val="ListParagraph"/>
        <w:spacing w:after="0"/>
        <w:ind w:left="1440"/>
        <w:rPr>
          <w:rFonts w:asciiTheme="minorHAnsi" w:hAnsiTheme="minorHAnsi" w:cstheme="minorHAnsi"/>
          <w:sz w:val="24"/>
          <w:szCs w:val="24"/>
        </w:rPr>
      </w:pPr>
      <w:r w:rsidRPr="00415FAD">
        <w:rPr>
          <w:rFonts w:asciiTheme="minorHAnsi" w:hAnsiTheme="minorHAnsi" w:cstheme="minorHAnsi"/>
          <w:sz w:val="24"/>
          <w:szCs w:val="24"/>
        </w:rPr>
        <w:t xml:space="preserve">For </w:t>
      </w:r>
      <w:r w:rsidR="00442CB4" w:rsidRPr="00415FAD">
        <w:rPr>
          <w:rFonts w:asciiTheme="minorHAnsi" w:hAnsiTheme="minorHAnsi" w:cstheme="minorHAnsi"/>
          <w:sz w:val="24"/>
          <w:szCs w:val="24"/>
        </w:rPr>
        <w:t>Young Professionals</w:t>
      </w:r>
      <w:r w:rsidRPr="00415FAD">
        <w:rPr>
          <w:rFonts w:asciiTheme="minorHAnsi" w:hAnsiTheme="minorHAnsi" w:cstheme="minorHAnsi"/>
          <w:sz w:val="24"/>
          <w:szCs w:val="24"/>
        </w:rPr>
        <w:t xml:space="preserve">, attending the movie with their partner is the most noted way to attending the movie </w:t>
      </w:r>
      <w:r w:rsidR="00A952B8" w:rsidRPr="00415FAD">
        <w:rPr>
          <w:rFonts w:asciiTheme="minorHAnsi" w:hAnsiTheme="minorHAnsi" w:cstheme="minorHAnsi"/>
          <w:sz w:val="24"/>
          <w:szCs w:val="24"/>
        </w:rPr>
        <w:t>theater</w:t>
      </w:r>
      <w:r w:rsidRPr="00415FAD">
        <w:rPr>
          <w:rFonts w:asciiTheme="minorHAnsi" w:hAnsiTheme="minorHAnsi" w:cstheme="minorHAnsi"/>
          <w:sz w:val="24"/>
          <w:szCs w:val="24"/>
        </w:rPr>
        <w:t xml:space="preserve">. This leaves a large opportunity for </w:t>
      </w:r>
      <w:r w:rsidR="008C75DA" w:rsidRPr="00415FAD">
        <w:rPr>
          <w:rFonts w:asciiTheme="minorHAnsi" w:hAnsiTheme="minorHAnsi" w:cstheme="minorHAnsi"/>
          <w:sz w:val="24"/>
          <w:szCs w:val="24"/>
        </w:rPr>
        <w:t>Cinemark</w:t>
      </w:r>
      <w:r w:rsidRPr="00415FAD">
        <w:rPr>
          <w:rFonts w:asciiTheme="minorHAnsi" w:hAnsiTheme="minorHAnsi" w:cstheme="minorHAnsi"/>
          <w:sz w:val="24"/>
          <w:szCs w:val="24"/>
        </w:rPr>
        <w:t xml:space="preserve"> to take advantage of “date night” deals and offers such as BOGO or combos. This can be done in conjunction with the weekday evening show times to take advantage of two natural trends of this age bucket.</w:t>
      </w:r>
    </w:p>
    <w:p w14:paraId="6D7AAAC8" w14:textId="077B7D8C" w:rsidR="006A2CD4" w:rsidRPr="00415FAD" w:rsidDel="00AC7143" w:rsidRDefault="006A2CD4" w:rsidP="00DF5BB1">
      <w:pPr>
        <w:pStyle w:val="Heading1"/>
        <w:spacing w:after="120" w:line="276" w:lineRule="auto"/>
        <w:rPr>
          <w:moveFrom w:id="318" w:author="Travis Kemp" w:date="2017-12-03T06:46:00Z"/>
          <w:rFonts w:cstheme="minorHAnsi"/>
          <w:sz w:val="24"/>
          <w:szCs w:val="24"/>
        </w:rPr>
      </w:pPr>
      <w:moveFromRangeStart w:id="319" w:author="Travis Kemp" w:date="2017-12-03T06:46:00Z" w:name="move500046895"/>
      <w:moveFrom w:id="320" w:author="Travis Kemp" w:date="2017-12-03T06:46:00Z">
        <w:r w:rsidRPr="00415FAD" w:rsidDel="00AC7143">
          <w:rPr>
            <w:rFonts w:cstheme="minorHAnsi"/>
            <w:szCs w:val="24"/>
          </w:rPr>
          <w:t>Conclusion</w:t>
        </w:r>
      </w:moveFrom>
    </w:p>
    <w:p w14:paraId="706E4380" w14:textId="1EAF3A4D" w:rsidR="00E6747B" w:rsidRPr="00415FAD" w:rsidDel="00AC7143" w:rsidRDefault="00E6747B" w:rsidP="00E6747B">
      <w:pPr>
        <w:rPr>
          <w:moveFrom w:id="321" w:author="Travis Kemp" w:date="2017-12-03T06:46:00Z"/>
          <w:rFonts w:cstheme="minorHAnsi"/>
          <w:szCs w:val="24"/>
        </w:rPr>
      </w:pPr>
      <w:moveFrom w:id="322" w:author="Travis Kemp" w:date="2017-12-03T06:46:00Z">
        <w:r w:rsidRPr="00415FAD" w:rsidDel="00AC7143">
          <w:rPr>
            <w:rFonts w:cstheme="minorHAnsi"/>
            <w:szCs w:val="24"/>
          </w:rPr>
          <w:tab/>
        </w:r>
        <w:r w:rsidR="00442CB4" w:rsidRPr="00415FAD" w:rsidDel="00AC7143">
          <w:rPr>
            <w:rFonts w:cstheme="minorHAnsi"/>
            <w:szCs w:val="24"/>
          </w:rPr>
          <w:t>Young Professionals</w:t>
        </w:r>
        <w:r w:rsidRPr="00415FAD" w:rsidDel="00AC7143">
          <w:rPr>
            <w:rFonts w:cstheme="minorHAnsi"/>
            <w:szCs w:val="24"/>
          </w:rPr>
          <w:t xml:space="preserve"> are the most important demographic in most industries and the movie </w:t>
        </w:r>
        <w:r w:rsidR="00A952B8" w:rsidRPr="00415FAD" w:rsidDel="00AC7143">
          <w:rPr>
            <w:rFonts w:cstheme="minorHAnsi"/>
            <w:szCs w:val="24"/>
          </w:rPr>
          <w:t>theater</w:t>
        </w:r>
        <w:r w:rsidRPr="00415FAD" w:rsidDel="00AC7143">
          <w:rPr>
            <w:rFonts w:cstheme="minorHAnsi"/>
            <w:szCs w:val="24"/>
          </w:rPr>
          <w:t xml:space="preserve"> industry is no different. For </w:t>
        </w:r>
        <w:r w:rsidR="008C75DA" w:rsidRPr="00415FAD" w:rsidDel="00AC7143">
          <w:rPr>
            <w:rFonts w:cstheme="minorHAnsi"/>
            <w:szCs w:val="24"/>
          </w:rPr>
          <w:t>Cinemark</w:t>
        </w:r>
        <w:r w:rsidRPr="00415FAD" w:rsidDel="00AC7143">
          <w:rPr>
            <w:rFonts w:cstheme="minorHAnsi"/>
            <w:szCs w:val="24"/>
          </w:rPr>
          <w:t xml:space="preserve">, capturing the emerging trends and movie </w:t>
        </w:r>
        <w:r w:rsidR="00A952B8" w:rsidRPr="00415FAD" w:rsidDel="00AC7143">
          <w:rPr>
            <w:rFonts w:cstheme="minorHAnsi"/>
            <w:szCs w:val="24"/>
          </w:rPr>
          <w:t>theater</w:t>
        </w:r>
        <w:r w:rsidRPr="00415FAD" w:rsidDel="00AC7143">
          <w:rPr>
            <w:rFonts w:cstheme="minorHAnsi"/>
            <w:szCs w:val="24"/>
          </w:rPr>
          <w:t xml:space="preserve"> experiences of this age bucket is key to future success and longevity in the </w:t>
        </w:r>
        <w:r w:rsidR="00A952B8" w:rsidRPr="00415FAD" w:rsidDel="00AC7143">
          <w:rPr>
            <w:rFonts w:cstheme="minorHAnsi"/>
            <w:szCs w:val="24"/>
          </w:rPr>
          <w:t>theater</w:t>
        </w:r>
        <w:r w:rsidRPr="00415FAD" w:rsidDel="00AC7143">
          <w:rPr>
            <w:rFonts w:cstheme="minorHAnsi"/>
            <w:szCs w:val="24"/>
          </w:rPr>
          <w:t xml:space="preserve"> industry.</w:t>
        </w:r>
      </w:moveFrom>
    </w:p>
    <w:p w14:paraId="17485CE2" w14:textId="435C6A0C" w:rsidR="00E6747B" w:rsidRPr="00415FAD" w:rsidDel="00AC7143" w:rsidRDefault="00E6747B" w:rsidP="00E6747B">
      <w:pPr>
        <w:rPr>
          <w:moveFrom w:id="323" w:author="Travis Kemp" w:date="2017-12-03T06:46:00Z"/>
          <w:rFonts w:cstheme="minorHAnsi"/>
          <w:szCs w:val="24"/>
        </w:rPr>
      </w:pPr>
    </w:p>
    <w:p w14:paraId="17B6E10E" w14:textId="0E1206A9" w:rsidR="00E6747B" w:rsidRPr="00415FAD" w:rsidDel="00AC7143" w:rsidRDefault="00E6747B" w:rsidP="00E6747B">
      <w:pPr>
        <w:rPr>
          <w:moveFrom w:id="324" w:author="Travis Kemp" w:date="2017-12-03T06:46:00Z"/>
          <w:rFonts w:cstheme="minorHAnsi"/>
          <w:szCs w:val="24"/>
        </w:rPr>
      </w:pPr>
      <w:moveFrom w:id="325" w:author="Travis Kemp" w:date="2017-12-03T06:46:00Z">
        <w:r w:rsidRPr="00415FAD" w:rsidDel="00AC7143">
          <w:rPr>
            <w:rFonts w:cstheme="minorHAnsi"/>
            <w:szCs w:val="24"/>
          </w:rPr>
          <w:tab/>
          <w:t xml:space="preserve">The analysis leads us to conclude that the </w:t>
        </w:r>
        <w:r w:rsidR="00C6189C" w:rsidRPr="00415FAD" w:rsidDel="00AC7143">
          <w:rPr>
            <w:rFonts w:cstheme="minorHAnsi"/>
            <w:szCs w:val="24"/>
          </w:rPr>
          <w:t>PODV</w:t>
        </w:r>
        <w:r w:rsidRPr="00415FAD" w:rsidDel="00AC7143">
          <w:rPr>
            <w:rFonts w:cstheme="minorHAnsi"/>
            <w:szCs w:val="24"/>
          </w:rPr>
          <w:t xml:space="preserve"> market is hurting the movie </w:t>
        </w:r>
        <w:r w:rsidR="00A952B8" w:rsidRPr="00415FAD" w:rsidDel="00AC7143">
          <w:rPr>
            <w:rFonts w:cstheme="minorHAnsi"/>
            <w:szCs w:val="24"/>
          </w:rPr>
          <w:t>theater</w:t>
        </w:r>
        <w:r w:rsidRPr="00415FAD" w:rsidDel="00AC7143">
          <w:rPr>
            <w:rFonts w:cstheme="minorHAnsi"/>
            <w:szCs w:val="24"/>
          </w:rPr>
          <w:t xml:space="preserve"> industry, but the impacts on the </w:t>
        </w:r>
        <w:r w:rsidR="00442CB4" w:rsidRPr="00415FAD" w:rsidDel="00AC7143">
          <w:rPr>
            <w:rFonts w:cstheme="minorHAnsi"/>
            <w:szCs w:val="24"/>
          </w:rPr>
          <w:t>Young Professional</w:t>
        </w:r>
        <w:r w:rsidRPr="00415FAD" w:rsidDel="00AC7143">
          <w:rPr>
            <w:rFonts w:cstheme="minorHAnsi"/>
            <w:szCs w:val="24"/>
          </w:rPr>
          <w:t xml:space="preserve"> demographic isn’t near as dire as first believed. As will be outlined in the recommendations, there are some key strategic decisions </w:t>
        </w:r>
        <w:r w:rsidR="008C75DA" w:rsidRPr="00415FAD" w:rsidDel="00AC7143">
          <w:rPr>
            <w:rFonts w:cstheme="minorHAnsi"/>
            <w:szCs w:val="24"/>
          </w:rPr>
          <w:t>Cinemark</w:t>
        </w:r>
        <w:r w:rsidRPr="00415FAD" w:rsidDel="00AC7143">
          <w:rPr>
            <w:rFonts w:cstheme="minorHAnsi"/>
            <w:szCs w:val="24"/>
          </w:rPr>
          <w:t xml:space="preserve"> can make to encourage and attract </w:t>
        </w:r>
        <w:r w:rsidR="00442CB4" w:rsidRPr="00415FAD" w:rsidDel="00AC7143">
          <w:rPr>
            <w:rFonts w:cstheme="minorHAnsi"/>
            <w:szCs w:val="24"/>
          </w:rPr>
          <w:t>Young Professionals</w:t>
        </w:r>
        <w:r w:rsidRPr="00415FAD" w:rsidDel="00AC7143">
          <w:rPr>
            <w:rFonts w:cstheme="minorHAnsi"/>
            <w:szCs w:val="24"/>
          </w:rPr>
          <w:t xml:space="preserve"> to the </w:t>
        </w:r>
        <w:r w:rsidR="00A952B8" w:rsidRPr="00415FAD" w:rsidDel="00AC7143">
          <w:rPr>
            <w:rFonts w:cstheme="minorHAnsi"/>
            <w:szCs w:val="24"/>
          </w:rPr>
          <w:t>theater</w:t>
        </w:r>
        <w:r w:rsidRPr="00415FAD" w:rsidDel="00AC7143">
          <w:rPr>
            <w:rFonts w:cstheme="minorHAnsi"/>
            <w:szCs w:val="24"/>
          </w:rPr>
          <w:t xml:space="preserve"> on a consistent basis.</w:t>
        </w:r>
      </w:moveFrom>
    </w:p>
    <w:p w14:paraId="0BC73C08" w14:textId="0E29DB3D" w:rsidR="00914BC5" w:rsidRPr="00415FAD" w:rsidRDefault="006A2CD4" w:rsidP="00DF5BB1">
      <w:pPr>
        <w:pStyle w:val="Heading1"/>
        <w:spacing w:after="120" w:line="276" w:lineRule="auto"/>
        <w:rPr>
          <w:rFonts w:cstheme="minorHAnsi"/>
          <w:sz w:val="24"/>
          <w:szCs w:val="24"/>
        </w:rPr>
      </w:pPr>
      <w:bookmarkStart w:id="326" w:name="_Toc500048531"/>
      <w:moveFromRangeEnd w:id="319"/>
      <w:r w:rsidRPr="00415FAD">
        <w:rPr>
          <w:rFonts w:cstheme="minorHAnsi"/>
          <w:sz w:val="24"/>
          <w:szCs w:val="24"/>
        </w:rPr>
        <w:t>Recommendations</w:t>
      </w:r>
      <w:bookmarkEnd w:id="326"/>
    </w:p>
    <w:p w14:paraId="76CC69B4" w14:textId="4CF163B2" w:rsidR="001842A7" w:rsidRPr="00415FAD" w:rsidRDefault="001842A7" w:rsidP="001842A7">
      <w:pPr>
        <w:rPr>
          <w:rFonts w:cstheme="minorHAnsi"/>
          <w:szCs w:val="24"/>
        </w:rPr>
      </w:pPr>
      <w:r w:rsidRPr="00415FAD">
        <w:rPr>
          <w:rFonts w:cstheme="minorHAnsi"/>
          <w:szCs w:val="24"/>
        </w:rPr>
        <w:tab/>
        <w:t xml:space="preserve">When it comes to movie viewing and attribute importance, </w:t>
      </w:r>
      <w:r w:rsidR="008C75DA" w:rsidRPr="00415FAD">
        <w:rPr>
          <w:rFonts w:cstheme="minorHAnsi"/>
          <w:szCs w:val="24"/>
        </w:rPr>
        <w:t>Cinemark</w:t>
      </w:r>
      <w:r w:rsidRPr="00415FAD">
        <w:rPr>
          <w:rFonts w:cstheme="minorHAnsi"/>
          <w:szCs w:val="24"/>
        </w:rPr>
        <w:t xml:space="preserve"> does not need to focus on anything in particular to attract the </w:t>
      </w:r>
      <w:r w:rsidR="00442CB4" w:rsidRPr="00415FAD">
        <w:rPr>
          <w:rFonts w:cstheme="minorHAnsi"/>
          <w:szCs w:val="24"/>
        </w:rPr>
        <w:t>Young Professional</w:t>
      </w:r>
      <w:r w:rsidRPr="00415FAD">
        <w:rPr>
          <w:rFonts w:cstheme="minorHAnsi"/>
          <w:szCs w:val="24"/>
        </w:rPr>
        <w:t xml:space="preserve"> market. Rather, what is important to most survey respondents is important to most </w:t>
      </w:r>
      <w:r w:rsidR="00442CB4" w:rsidRPr="00415FAD">
        <w:rPr>
          <w:rFonts w:cstheme="minorHAnsi"/>
          <w:szCs w:val="24"/>
        </w:rPr>
        <w:t>Young Professionals</w:t>
      </w:r>
      <w:r w:rsidRPr="00415FAD">
        <w:rPr>
          <w:rFonts w:cstheme="minorHAnsi"/>
          <w:szCs w:val="24"/>
        </w:rPr>
        <w:t xml:space="preserve"> and the movie title rises above all else.</w:t>
      </w:r>
    </w:p>
    <w:p w14:paraId="093C3E73" w14:textId="5923DEB5" w:rsidR="001842A7" w:rsidRPr="00415FAD" w:rsidRDefault="001842A7" w:rsidP="001842A7">
      <w:pPr>
        <w:rPr>
          <w:rFonts w:cstheme="minorHAnsi"/>
          <w:szCs w:val="24"/>
        </w:rPr>
      </w:pPr>
    </w:p>
    <w:p w14:paraId="5023A36A" w14:textId="638A75EF" w:rsidR="001842A7" w:rsidRPr="00415FAD" w:rsidRDefault="001842A7" w:rsidP="001842A7">
      <w:pPr>
        <w:rPr>
          <w:rFonts w:cstheme="minorHAnsi"/>
          <w:szCs w:val="24"/>
        </w:rPr>
      </w:pPr>
      <w:r w:rsidRPr="00415FAD">
        <w:rPr>
          <w:rFonts w:cstheme="minorHAnsi"/>
          <w:szCs w:val="24"/>
        </w:rPr>
        <w:lastRenderedPageBreak/>
        <w:tab/>
        <w:t xml:space="preserve">From an experience point of view, </w:t>
      </w:r>
      <w:r w:rsidR="00442CB4" w:rsidRPr="00415FAD">
        <w:rPr>
          <w:rFonts w:cstheme="minorHAnsi"/>
          <w:szCs w:val="24"/>
        </w:rPr>
        <w:t>Young Professionals</w:t>
      </w:r>
      <w:r w:rsidRPr="00415FAD">
        <w:rPr>
          <w:rFonts w:cstheme="minorHAnsi"/>
          <w:szCs w:val="24"/>
        </w:rPr>
        <w:t xml:space="preserve"> have particular ways of attending movies that can be exploited upon. The following recommendations will look to do that:</w:t>
      </w:r>
    </w:p>
    <w:p w14:paraId="73A51A22" w14:textId="6D2D8B5B" w:rsidR="001842A7" w:rsidRPr="00415FAD" w:rsidRDefault="001842A7" w:rsidP="001842A7">
      <w:pPr>
        <w:pStyle w:val="ListParagraph"/>
        <w:numPr>
          <w:ilvl w:val="0"/>
          <w:numId w:val="31"/>
        </w:numPr>
        <w:rPr>
          <w:rFonts w:asciiTheme="minorHAnsi" w:hAnsiTheme="minorHAnsi" w:cstheme="minorHAnsi"/>
          <w:sz w:val="24"/>
          <w:szCs w:val="24"/>
        </w:rPr>
      </w:pPr>
      <w:r w:rsidRPr="00415FAD">
        <w:rPr>
          <w:rFonts w:asciiTheme="minorHAnsi" w:hAnsiTheme="minorHAnsi" w:cstheme="minorHAnsi"/>
          <w:sz w:val="24"/>
          <w:szCs w:val="24"/>
        </w:rPr>
        <w:t>Expand weekday evening offers (</w:t>
      </w:r>
      <w:ins w:id="327" w:author="Travis Kemp" w:date="2017-12-01T08:33:00Z">
        <w:r w:rsidR="00C21781" w:rsidRPr="00415FAD">
          <w:rPr>
            <w:rFonts w:asciiTheme="minorHAnsi" w:hAnsiTheme="minorHAnsi" w:cstheme="minorHAnsi"/>
            <w:sz w:val="24"/>
            <w:szCs w:val="24"/>
          </w:rPr>
          <w:t xml:space="preserve">currently, </w:t>
        </w:r>
      </w:ins>
      <w:del w:id="328" w:author="Travis Kemp" w:date="2017-12-01T08:33:00Z">
        <w:r w:rsidR="00A820E4" w:rsidRPr="00415FAD" w:rsidDel="00C21781">
          <w:rPr>
            <w:rFonts w:asciiTheme="minorHAnsi" w:hAnsiTheme="minorHAnsi" w:cstheme="minorHAnsi"/>
            <w:sz w:val="24"/>
            <w:szCs w:val="24"/>
            <w:rPrChange w:id="329" w:author="Travis Kemp" w:date="2017-12-03T07:02:00Z">
              <w:rPr>
                <w:rFonts w:asciiTheme="minorHAnsi" w:hAnsiTheme="minorHAnsi" w:cstheme="minorHAnsi"/>
                <w:sz w:val="24"/>
                <w:szCs w:val="24"/>
                <w:highlight w:val="yellow"/>
              </w:rPr>
            </w:rPrChange>
          </w:rPr>
          <w:delText>D</w:delText>
        </w:r>
      </w:del>
      <w:ins w:id="330" w:author="Travis Kemp" w:date="2017-12-01T08:33:00Z">
        <w:r w:rsidR="00C21781" w:rsidRPr="00415FAD">
          <w:rPr>
            <w:rFonts w:asciiTheme="minorHAnsi" w:hAnsiTheme="minorHAnsi" w:cstheme="minorHAnsi"/>
            <w:sz w:val="24"/>
            <w:szCs w:val="24"/>
          </w:rPr>
          <w:t>d</w:t>
        </w:r>
      </w:ins>
      <w:r w:rsidR="00A820E4" w:rsidRPr="00415FAD">
        <w:rPr>
          <w:rFonts w:asciiTheme="minorHAnsi" w:hAnsiTheme="minorHAnsi" w:cstheme="minorHAnsi"/>
          <w:sz w:val="24"/>
          <w:szCs w:val="24"/>
          <w:rPrChange w:id="331" w:author="Travis Kemp" w:date="2017-12-03T07:02:00Z">
            <w:rPr>
              <w:rFonts w:asciiTheme="minorHAnsi" w:hAnsiTheme="minorHAnsi" w:cstheme="minorHAnsi"/>
              <w:sz w:val="24"/>
              <w:szCs w:val="24"/>
              <w:highlight w:val="yellow"/>
            </w:rPr>
          </w:rPrChange>
        </w:rPr>
        <w:t>iscount Tuesdays run all day Tuesday, for a flat ticket rate</w:t>
      </w:r>
      <w:ins w:id="332" w:author="Travis Kemp" w:date="2017-12-01T08:32:00Z">
        <w:r w:rsidR="00C21781" w:rsidRPr="00415FAD">
          <w:rPr>
            <w:rFonts w:asciiTheme="minorHAnsi" w:hAnsiTheme="minorHAnsi" w:cstheme="minorHAnsi"/>
            <w:sz w:val="24"/>
            <w:szCs w:val="24"/>
          </w:rPr>
          <w:t>) – consider exp</w:t>
        </w:r>
      </w:ins>
      <w:ins w:id="333" w:author="Travis Kemp" w:date="2017-12-01T08:33:00Z">
        <w:r w:rsidR="00C21781" w:rsidRPr="00415FAD">
          <w:rPr>
            <w:rFonts w:asciiTheme="minorHAnsi" w:hAnsiTheme="minorHAnsi" w:cstheme="minorHAnsi"/>
            <w:sz w:val="24"/>
            <w:szCs w:val="24"/>
          </w:rPr>
          <w:t>anding this offering to other days of the week</w:t>
        </w:r>
      </w:ins>
      <w:del w:id="334" w:author="Travis Kemp" w:date="2017-12-01T08:32:00Z">
        <w:r w:rsidR="00A820E4" w:rsidRPr="00415FAD" w:rsidDel="00C21781">
          <w:rPr>
            <w:rFonts w:asciiTheme="minorHAnsi" w:hAnsiTheme="minorHAnsi" w:cstheme="minorHAnsi"/>
            <w:sz w:val="24"/>
            <w:szCs w:val="24"/>
            <w:rPrChange w:id="335" w:author="Travis Kemp" w:date="2017-12-03T07:02:00Z">
              <w:rPr>
                <w:rFonts w:asciiTheme="minorHAnsi" w:hAnsiTheme="minorHAnsi" w:cstheme="minorHAnsi"/>
                <w:sz w:val="24"/>
                <w:szCs w:val="24"/>
                <w:highlight w:val="yellow"/>
              </w:rPr>
            </w:rPrChange>
          </w:rPr>
          <w:delText>.</w:delText>
        </w:r>
      </w:del>
    </w:p>
    <w:p w14:paraId="2CAE2F9B" w14:textId="163F3A5D" w:rsidR="001842A7" w:rsidRPr="00415FAD" w:rsidRDefault="001842A7" w:rsidP="001842A7">
      <w:pPr>
        <w:pStyle w:val="ListParagraph"/>
        <w:numPr>
          <w:ilvl w:val="0"/>
          <w:numId w:val="31"/>
        </w:numPr>
        <w:rPr>
          <w:rFonts w:asciiTheme="minorHAnsi" w:hAnsiTheme="minorHAnsi" w:cstheme="minorHAnsi"/>
          <w:sz w:val="24"/>
          <w:szCs w:val="24"/>
        </w:rPr>
      </w:pPr>
      <w:r w:rsidRPr="00415FAD">
        <w:rPr>
          <w:rFonts w:asciiTheme="minorHAnsi" w:hAnsiTheme="minorHAnsi" w:cstheme="minorHAnsi"/>
          <w:sz w:val="24"/>
          <w:szCs w:val="24"/>
        </w:rPr>
        <w:t xml:space="preserve">Provide “date night” rates to attract </w:t>
      </w:r>
      <w:r w:rsidR="00442CB4" w:rsidRPr="00415FAD">
        <w:rPr>
          <w:rFonts w:asciiTheme="minorHAnsi" w:hAnsiTheme="minorHAnsi" w:cstheme="minorHAnsi"/>
          <w:sz w:val="24"/>
          <w:szCs w:val="24"/>
        </w:rPr>
        <w:t>Young Professionals</w:t>
      </w:r>
      <w:r w:rsidRPr="00415FAD">
        <w:rPr>
          <w:rFonts w:asciiTheme="minorHAnsi" w:hAnsiTheme="minorHAnsi" w:cstheme="minorHAnsi"/>
          <w:sz w:val="24"/>
          <w:szCs w:val="24"/>
        </w:rPr>
        <w:t xml:space="preserve"> and continue to drive their weekday evening behavior</w:t>
      </w:r>
    </w:p>
    <w:p w14:paraId="0C0E9D71" w14:textId="26C4CAC1" w:rsidR="00D17394" w:rsidRPr="00415FAD" w:rsidRDefault="001842A7" w:rsidP="00D17394">
      <w:pPr>
        <w:pStyle w:val="ListParagraph"/>
        <w:numPr>
          <w:ilvl w:val="0"/>
          <w:numId w:val="31"/>
        </w:numPr>
        <w:rPr>
          <w:ins w:id="336" w:author="Travis Kemp" w:date="2017-12-02T06:27:00Z"/>
          <w:rFonts w:asciiTheme="minorHAnsi" w:hAnsiTheme="minorHAnsi" w:cstheme="minorHAnsi"/>
          <w:sz w:val="24"/>
          <w:szCs w:val="24"/>
        </w:rPr>
      </w:pPr>
      <w:r w:rsidRPr="00415FAD">
        <w:rPr>
          <w:rFonts w:asciiTheme="minorHAnsi" w:hAnsiTheme="minorHAnsi" w:cstheme="minorHAnsi"/>
          <w:sz w:val="24"/>
          <w:szCs w:val="24"/>
        </w:rPr>
        <w:t xml:space="preserve">Offer benefits for advance ticket booking to </w:t>
      </w:r>
      <w:r w:rsidR="00442CB4" w:rsidRPr="00415FAD">
        <w:rPr>
          <w:rFonts w:asciiTheme="minorHAnsi" w:hAnsiTheme="minorHAnsi" w:cstheme="minorHAnsi"/>
          <w:sz w:val="24"/>
          <w:szCs w:val="24"/>
        </w:rPr>
        <w:t>Young Professionals</w:t>
      </w:r>
      <w:r w:rsidRPr="00415FAD">
        <w:rPr>
          <w:rFonts w:asciiTheme="minorHAnsi" w:hAnsiTheme="minorHAnsi" w:cstheme="minorHAnsi"/>
          <w:sz w:val="24"/>
          <w:szCs w:val="24"/>
        </w:rPr>
        <w:t>. Consider offering a small discount or some sort of benefit (maybe first seat choice or something of that nature).</w:t>
      </w:r>
    </w:p>
    <w:p w14:paraId="64963A43" w14:textId="77777777" w:rsidR="00AC7143" w:rsidRPr="00415FAD" w:rsidRDefault="00AC7143" w:rsidP="00AC7143">
      <w:pPr>
        <w:pStyle w:val="Heading1"/>
        <w:spacing w:after="120" w:line="276" w:lineRule="auto"/>
        <w:rPr>
          <w:moveTo w:id="337" w:author="Travis Kemp" w:date="2017-12-03T06:46:00Z"/>
          <w:rFonts w:cstheme="minorHAnsi"/>
          <w:sz w:val="24"/>
          <w:szCs w:val="24"/>
        </w:rPr>
      </w:pPr>
      <w:bookmarkStart w:id="338" w:name="_Toc500048532"/>
      <w:moveToRangeStart w:id="339" w:author="Travis Kemp" w:date="2017-12-03T06:46:00Z" w:name="move500046895"/>
      <w:moveTo w:id="340" w:author="Travis Kemp" w:date="2017-12-03T06:46:00Z">
        <w:r w:rsidRPr="00415FAD">
          <w:rPr>
            <w:rFonts w:cstheme="minorHAnsi"/>
            <w:sz w:val="24"/>
            <w:szCs w:val="24"/>
          </w:rPr>
          <w:t>Conclusion</w:t>
        </w:r>
        <w:bookmarkEnd w:id="338"/>
      </w:moveTo>
    </w:p>
    <w:p w14:paraId="7246175F" w14:textId="77777777" w:rsidR="00AC7143" w:rsidRPr="00415FAD" w:rsidRDefault="00AC7143" w:rsidP="00AC7143">
      <w:pPr>
        <w:rPr>
          <w:moveTo w:id="341" w:author="Travis Kemp" w:date="2017-12-03T06:46:00Z"/>
          <w:rFonts w:cstheme="minorHAnsi"/>
          <w:szCs w:val="24"/>
        </w:rPr>
      </w:pPr>
      <w:moveTo w:id="342" w:author="Travis Kemp" w:date="2017-12-03T06:46:00Z">
        <w:r w:rsidRPr="00415FAD">
          <w:rPr>
            <w:rFonts w:cstheme="minorHAnsi"/>
            <w:szCs w:val="24"/>
          </w:rPr>
          <w:tab/>
          <w:t>Young Professionals are the most important demographic in most industries and the movie theater industry is no different. For Cinemark, capturing the emerging trends and movie theater experiences of this age bucket is key to future success and longevity in the theater industry.</w:t>
        </w:r>
      </w:moveTo>
    </w:p>
    <w:p w14:paraId="05FB7B18" w14:textId="77777777" w:rsidR="00AC7143" w:rsidRPr="00415FAD" w:rsidRDefault="00AC7143" w:rsidP="00AC7143">
      <w:pPr>
        <w:rPr>
          <w:moveTo w:id="343" w:author="Travis Kemp" w:date="2017-12-03T06:46:00Z"/>
          <w:rFonts w:cstheme="minorHAnsi"/>
          <w:szCs w:val="24"/>
        </w:rPr>
      </w:pPr>
    </w:p>
    <w:p w14:paraId="1BAE0AA2" w14:textId="0C31BBD5" w:rsidR="00AC7143" w:rsidRPr="00415FAD" w:rsidRDefault="00AC7143" w:rsidP="00AC7143">
      <w:pPr>
        <w:rPr>
          <w:ins w:id="344" w:author="Travis Kemp" w:date="2017-12-03T06:47:00Z"/>
          <w:rFonts w:cstheme="minorHAnsi"/>
          <w:szCs w:val="24"/>
        </w:rPr>
      </w:pPr>
      <w:moveTo w:id="345" w:author="Travis Kemp" w:date="2017-12-03T06:46:00Z">
        <w:r w:rsidRPr="00415FAD">
          <w:rPr>
            <w:rFonts w:cstheme="minorHAnsi"/>
            <w:szCs w:val="24"/>
          </w:rPr>
          <w:tab/>
          <w:t xml:space="preserve">The analysis leads us to conclude that the PODV market is hurting the movie theater industry, but the impacts on the Young Professional demographic isn’t near as dire as first believed. </w:t>
        </w:r>
        <w:del w:id="346" w:author="Travis Kemp" w:date="2017-12-03T06:46:00Z">
          <w:r w:rsidRPr="00415FAD" w:rsidDel="00AC7143">
            <w:rPr>
              <w:rFonts w:cstheme="minorHAnsi"/>
              <w:szCs w:val="24"/>
            </w:rPr>
            <w:delText>As will be outlined in the recommendations, there are some key strategic decisions Cinemark can make to encourage and attract Young Professionals to the theater on a consistent basis.</w:delText>
          </w:r>
        </w:del>
      </w:moveTo>
      <w:ins w:id="347" w:author="Travis Kemp" w:date="2017-12-03T06:46:00Z">
        <w:r w:rsidRPr="00415FAD">
          <w:rPr>
            <w:rFonts w:cstheme="minorHAnsi"/>
            <w:szCs w:val="24"/>
          </w:rPr>
          <w:t xml:space="preserve">As outlined in the recommendations, they are some key strategic decisions that can be made to capture the attention of Young Professionals, and in that vein </w:t>
        </w:r>
      </w:ins>
      <w:ins w:id="348" w:author="Travis Kemp" w:date="2017-12-03T06:47:00Z">
        <w:r w:rsidRPr="00415FAD">
          <w:rPr>
            <w:rFonts w:cstheme="minorHAnsi"/>
            <w:szCs w:val="24"/>
          </w:rPr>
          <w:t>maintain the business for years to come.</w:t>
        </w:r>
      </w:ins>
    </w:p>
    <w:p w14:paraId="6AFF9CC3" w14:textId="133AEFAF" w:rsidR="00AC7143" w:rsidRPr="00415FAD" w:rsidRDefault="00AC7143" w:rsidP="00AC7143">
      <w:pPr>
        <w:rPr>
          <w:ins w:id="349" w:author="Travis Kemp" w:date="2017-12-03T06:47:00Z"/>
          <w:rFonts w:cstheme="minorHAnsi"/>
          <w:szCs w:val="24"/>
        </w:rPr>
      </w:pPr>
    </w:p>
    <w:p w14:paraId="5709D93A" w14:textId="2D331318" w:rsidR="00AC7143" w:rsidRPr="00415FAD" w:rsidRDefault="00AC7143" w:rsidP="00AC7143">
      <w:pPr>
        <w:rPr>
          <w:moveTo w:id="350" w:author="Travis Kemp" w:date="2017-12-03T06:46:00Z"/>
          <w:rFonts w:cstheme="minorHAnsi"/>
          <w:szCs w:val="24"/>
        </w:rPr>
      </w:pPr>
      <w:ins w:id="351" w:author="Travis Kemp" w:date="2017-12-03T06:47:00Z">
        <w:r w:rsidRPr="00415FAD">
          <w:rPr>
            <w:rFonts w:cstheme="minorHAnsi"/>
            <w:szCs w:val="24"/>
          </w:rPr>
          <w:tab/>
          <w:t>What is most paramount about all this analysis, is that Young Professionals value “the experience” of the theater in ways different than ever before. Whenever Cinemark is considering options for the theater and how to attract cu</w:t>
        </w:r>
      </w:ins>
      <w:ins w:id="352" w:author="Travis Kemp" w:date="2017-12-03T06:48:00Z">
        <w:r w:rsidRPr="00415FAD">
          <w:rPr>
            <w:rFonts w:cstheme="minorHAnsi"/>
            <w:szCs w:val="24"/>
          </w:rPr>
          <w:t>stomers, this fact must always remain center of focus.</w:t>
        </w:r>
      </w:ins>
    </w:p>
    <w:moveToRangeEnd w:id="339"/>
    <w:p w14:paraId="7DCAF9C3" w14:textId="77777777" w:rsidR="006D4D37" w:rsidRPr="00415FAD" w:rsidRDefault="006D4D37">
      <w:pPr>
        <w:spacing w:after="200" w:line="276" w:lineRule="auto"/>
        <w:rPr>
          <w:ins w:id="353" w:author="Travis Kemp" w:date="2017-12-03T06:42:00Z"/>
          <w:rFonts w:eastAsiaTheme="majorEastAsia" w:cstheme="minorHAnsi"/>
          <w:color w:val="365F91" w:themeColor="accent1" w:themeShade="BF"/>
          <w:szCs w:val="24"/>
        </w:rPr>
      </w:pPr>
      <w:ins w:id="354" w:author="Travis Kemp" w:date="2017-12-03T06:42:00Z">
        <w:r w:rsidRPr="00415FAD">
          <w:rPr>
            <w:rFonts w:cstheme="minorHAnsi"/>
            <w:szCs w:val="24"/>
          </w:rPr>
          <w:br w:type="page"/>
        </w:r>
      </w:ins>
    </w:p>
    <w:p w14:paraId="123A6BF4" w14:textId="4F616E2B" w:rsidR="00D17394" w:rsidRPr="00415FAD" w:rsidRDefault="00D17394" w:rsidP="00D17394">
      <w:pPr>
        <w:pStyle w:val="Heading1"/>
        <w:spacing w:after="120" w:line="276" w:lineRule="auto"/>
        <w:rPr>
          <w:ins w:id="355" w:author="Travis Kemp" w:date="2017-12-03T06:54:00Z"/>
          <w:rFonts w:cstheme="minorHAnsi"/>
          <w:sz w:val="24"/>
          <w:szCs w:val="24"/>
        </w:rPr>
      </w:pPr>
      <w:bookmarkStart w:id="356" w:name="_Toc500048533"/>
      <w:r w:rsidRPr="00415FAD">
        <w:rPr>
          <w:rFonts w:cstheme="minorHAnsi"/>
          <w:sz w:val="24"/>
          <w:szCs w:val="24"/>
        </w:rPr>
        <w:lastRenderedPageBreak/>
        <w:t>Appendix</w:t>
      </w:r>
      <w:bookmarkEnd w:id="356"/>
      <w:r w:rsidRPr="00415FAD">
        <w:rPr>
          <w:rFonts w:cstheme="minorHAnsi"/>
          <w:sz w:val="24"/>
          <w:szCs w:val="24"/>
        </w:rPr>
        <w:t xml:space="preserve"> </w:t>
      </w:r>
    </w:p>
    <w:p w14:paraId="67CC55FD" w14:textId="60405212" w:rsidR="00BF60B8" w:rsidRPr="00CE1318" w:rsidRDefault="00BF60B8">
      <w:pPr>
        <w:pStyle w:val="Heading2"/>
        <w:rPr>
          <w:ins w:id="357" w:author="Travis Kemp" w:date="2017-12-03T06:54:00Z"/>
          <w:b/>
          <w:rPrChange w:id="358" w:author="Travis Kemp" w:date="2017-12-03T07:12:00Z">
            <w:rPr>
              <w:ins w:id="359" w:author="Travis Kemp" w:date="2017-12-03T06:54:00Z"/>
              <w:rFonts w:cstheme="minorHAnsi"/>
              <w:b/>
              <w:szCs w:val="24"/>
            </w:rPr>
          </w:rPrChange>
        </w:rPr>
        <w:pPrChange w:id="360" w:author="Travis Kemp" w:date="2017-12-03T07:12:00Z">
          <w:pPr/>
        </w:pPrChange>
      </w:pPr>
      <w:bookmarkStart w:id="361" w:name="_Toc500048534"/>
      <w:ins w:id="362" w:author="Travis Kemp" w:date="2017-12-03T06:54:00Z">
        <w:r w:rsidRPr="00CE1318">
          <w:rPr>
            <w:b/>
            <w:rPrChange w:id="363" w:author="Travis Kemp" w:date="2017-12-03T07:12:00Z">
              <w:rPr>
                <w:rFonts w:cstheme="minorHAnsi"/>
                <w:b/>
                <w:szCs w:val="24"/>
              </w:rPr>
            </w:rPrChange>
          </w:rPr>
          <w:t>Regression Analysis</w:t>
        </w:r>
        <w:bookmarkEnd w:id="361"/>
        <w:r w:rsidRPr="00CE1318">
          <w:rPr>
            <w:b/>
            <w:rPrChange w:id="364" w:author="Travis Kemp" w:date="2017-12-03T07:12:00Z">
              <w:rPr>
                <w:rFonts w:cstheme="minorHAnsi"/>
                <w:b/>
                <w:szCs w:val="24"/>
              </w:rPr>
            </w:rPrChange>
          </w:rPr>
          <w:t xml:space="preserve"> </w:t>
        </w:r>
      </w:ins>
    </w:p>
    <w:p w14:paraId="1E996345" w14:textId="7D8202AA" w:rsidR="00BF60B8" w:rsidRPr="00415FAD" w:rsidRDefault="00BF60B8" w:rsidP="00BF60B8">
      <w:pPr>
        <w:rPr>
          <w:ins w:id="365" w:author="Travis Kemp" w:date="2017-12-03T06:54:00Z"/>
          <w:szCs w:val="24"/>
          <w:rPrChange w:id="366" w:author="Travis Kemp" w:date="2017-12-03T07:02:00Z">
            <w:rPr>
              <w:ins w:id="367" w:author="Travis Kemp" w:date="2017-12-03T06:54:00Z"/>
            </w:rPr>
          </w:rPrChange>
        </w:rPr>
      </w:pPr>
    </w:p>
    <w:p w14:paraId="7FAD2139" w14:textId="1EFF715C" w:rsidR="00BF60B8" w:rsidRPr="00415FAD" w:rsidRDefault="00BF60B8" w:rsidP="00BF60B8">
      <w:pPr>
        <w:rPr>
          <w:ins w:id="368" w:author="Travis Kemp" w:date="2017-12-03T06:59:00Z"/>
          <w:szCs w:val="24"/>
          <w:rPrChange w:id="369" w:author="Travis Kemp" w:date="2017-12-03T07:02:00Z">
            <w:rPr>
              <w:ins w:id="370" w:author="Travis Kemp" w:date="2017-12-03T06:59:00Z"/>
            </w:rPr>
          </w:rPrChange>
        </w:rPr>
      </w:pPr>
      <w:ins w:id="371" w:author="Travis Kemp" w:date="2017-12-03T06:54:00Z">
        <w:r w:rsidRPr="00415FAD">
          <w:rPr>
            <w:szCs w:val="24"/>
            <w:rPrChange w:id="372" w:author="Travis Kemp" w:date="2017-12-03T07:02:00Z">
              <w:rPr/>
            </w:rPrChange>
          </w:rPr>
          <w:tab/>
          <w:t xml:space="preserve">In an attempt to try to align attributes with likelihood of going to a movie, we </w:t>
        </w:r>
      </w:ins>
      <w:ins w:id="373" w:author="Travis Kemp" w:date="2017-12-03T06:55:00Z">
        <w:r w:rsidRPr="00415FAD">
          <w:rPr>
            <w:szCs w:val="24"/>
            <w:rPrChange w:id="374" w:author="Travis Kemp" w:date="2017-12-03T07:02:00Z">
              <w:rPr/>
            </w:rPrChange>
          </w:rPr>
          <w:t xml:space="preserve">did </w:t>
        </w:r>
      </w:ins>
      <w:ins w:id="375" w:author="Travis Kemp" w:date="2017-12-03T06:56:00Z">
        <w:r w:rsidRPr="00415FAD">
          <w:rPr>
            <w:szCs w:val="24"/>
            <w:rPrChange w:id="376" w:author="Travis Kemp" w:date="2017-12-03T07:02:00Z">
              <w:rPr/>
            </w:rPrChange>
          </w:rPr>
          <w:t xml:space="preserve">a few layers of regression analysis. This included PCA analysis </w:t>
        </w:r>
      </w:ins>
      <w:ins w:id="377" w:author="Travis Kemp" w:date="2017-12-03T06:57:00Z">
        <w:r w:rsidRPr="00415FAD">
          <w:rPr>
            <w:szCs w:val="24"/>
            <w:rPrChange w:id="378" w:author="Travis Kemp" w:date="2017-12-03T07:02:00Z">
              <w:rPr/>
            </w:rPrChange>
          </w:rPr>
          <w:t>and an additional weighting of random forest. The PCA Analysis was not successful from an R value perspective</w:t>
        </w:r>
      </w:ins>
      <w:ins w:id="379" w:author="Travis Kemp" w:date="2017-12-03T06:58:00Z">
        <w:r w:rsidRPr="00415FAD">
          <w:rPr>
            <w:szCs w:val="24"/>
            <w:rPrChange w:id="380" w:author="Travis Kemp" w:date="2017-12-03T07:02:00Z">
              <w:rPr/>
            </w:rPrChange>
          </w:rPr>
          <w:t xml:space="preserve"> (little to no reliable accuracy). In the random forest weighting we were able to obtain 60% accuracy if we know the presence of </w:t>
        </w:r>
      </w:ins>
      <w:ins w:id="381" w:author="Travis Kemp" w:date="2017-12-03T06:59:00Z">
        <w:r w:rsidRPr="00415FAD">
          <w:rPr>
            <w:szCs w:val="24"/>
            <w:rPrChange w:id="382" w:author="Travis Kemp" w:date="2017-12-03T07:02:00Z">
              <w:rPr/>
            </w:rPrChange>
          </w:rPr>
          <w:t xml:space="preserve">certain attributes. </w:t>
        </w:r>
      </w:ins>
    </w:p>
    <w:p w14:paraId="378E23E9" w14:textId="48AC8733" w:rsidR="00BF60B8" w:rsidRPr="00415FAD" w:rsidRDefault="00BF60B8" w:rsidP="00BF60B8">
      <w:pPr>
        <w:rPr>
          <w:ins w:id="383" w:author="Travis Kemp" w:date="2017-12-03T06:59:00Z"/>
          <w:szCs w:val="24"/>
          <w:rPrChange w:id="384" w:author="Travis Kemp" w:date="2017-12-03T07:02:00Z">
            <w:rPr>
              <w:ins w:id="385" w:author="Travis Kemp" w:date="2017-12-03T06:59:00Z"/>
            </w:rPr>
          </w:rPrChange>
        </w:rPr>
      </w:pPr>
      <w:ins w:id="386" w:author="Travis Kemp" w:date="2017-12-03T06:59:00Z">
        <w:r w:rsidRPr="00415FAD">
          <w:rPr>
            <w:szCs w:val="24"/>
            <w:rPrChange w:id="387" w:author="Travis Kemp" w:date="2017-12-03T07:02:00Z">
              <w:rPr/>
            </w:rPrChange>
          </w:rPr>
          <w:tab/>
        </w:r>
      </w:ins>
    </w:p>
    <w:p w14:paraId="1DCB92E2" w14:textId="2BDDFEAA" w:rsidR="00BF60B8" w:rsidRPr="00415FAD" w:rsidRDefault="00BF60B8">
      <w:pPr>
        <w:jc w:val="both"/>
        <w:rPr>
          <w:ins w:id="388" w:author="Travis Kemp" w:date="2017-12-03T06:59:00Z"/>
          <w:szCs w:val="24"/>
          <w:rPrChange w:id="389" w:author="Travis Kemp" w:date="2017-12-03T07:02:00Z">
            <w:rPr>
              <w:ins w:id="390" w:author="Travis Kemp" w:date="2017-12-03T06:59:00Z"/>
            </w:rPr>
          </w:rPrChange>
        </w:rPr>
        <w:pPrChange w:id="391" w:author="Travis Kemp" w:date="2017-12-03T07:11:00Z">
          <w:pPr/>
        </w:pPrChange>
      </w:pPr>
      <w:ins w:id="392" w:author="Travis Kemp" w:date="2017-12-03T06:59:00Z">
        <w:r w:rsidRPr="00415FAD">
          <w:rPr>
            <w:szCs w:val="24"/>
            <w:rPrChange w:id="393" w:author="Travis Kemp" w:date="2017-12-03T07:02:00Z">
              <w:rPr/>
            </w:rPrChange>
          </w:rPr>
          <w:t>The ultimate issue in approaching this from that analysis is t</w:t>
        </w:r>
      </w:ins>
      <w:ins w:id="394" w:author="Travis Kemp" w:date="2017-12-03T07:00:00Z">
        <w:r w:rsidRPr="00415FAD">
          <w:rPr>
            <w:szCs w:val="24"/>
            <w:rPrChange w:id="395" w:author="Travis Kemp" w:date="2017-12-03T07:02:00Z">
              <w:rPr/>
            </w:rPrChange>
          </w:rPr>
          <w:t>hree</w:t>
        </w:r>
      </w:ins>
      <w:ins w:id="396" w:author="Travis Kemp" w:date="2017-12-03T06:59:00Z">
        <w:r w:rsidRPr="00415FAD">
          <w:rPr>
            <w:szCs w:val="24"/>
            <w:rPrChange w:id="397" w:author="Travis Kemp" w:date="2017-12-03T07:02:00Z">
              <w:rPr/>
            </w:rPrChange>
          </w:rPr>
          <w:t>fold:</w:t>
        </w:r>
      </w:ins>
    </w:p>
    <w:p w14:paraId="6C91C69B" w14:textId="3E09C6A1" w:rsidR="00BF60B8" w:rsidRPr="00415FAD" w:rsidRDefault="00BF60B8" w:rsidP="00BF60B8">
      <w:pPr>
        <w:pStyle w:val="ListParagraph"/>
        <w:numPr>
          <w:ilvl w:val="0"/>
          <w:numId w:val="33"/>
        </w:numPr>
        <w:rPr>
          <w:ins w:id="398" w:author="Travis Kemp" w:date="2017-12-03T07:00:00Z"/>
          <w:sz w:val="24"/>
          <w:szCs w:val="24"/>
          <w:rPrChange w:id="399" w:author="Travis Kemp" w:date="2017-12-03T07:02:00Z">
            <w:rPr>
              <w:ins w:id="400" w:author="Travis Kemp" w:date="2017-12-03T07:00:00Z"/>
            </w:rPr>
          </w:rPrChange>
        </w:rPr>
      </w:pPr>
      <w:ins w:id="401" w:author="Travis Kemp" w:date="2017-12-03T06:59:00Z">
        <w:r w:rsidRPr="00415FAD">
          <w:rPr>
            <w:sz w:val="24"/>
            <w:szCs w:val="24"/>
            <w:rPrChange w:id="402" w:author="Travis Kemp" w:date="2017-12-03T07:02:00Z">
              <w:rPr/>
            </w:rPrChange>
          </w:rPr>
          <w:t>There are 56 attributes making up the importanc</w:t>
        </w:r>
      </w:ins>
      <w:ins w:id="403" w:author="Travis Kemp" w:date="2017-12-03T07:00:00Z">
        <w:r w:rsidRPr="00415FAD">
          <w:rPr>
            <w:sz w:val="24"/>
            <w:szCs w:val="24"/>
            <w:rPrChange w:id="404" w:author="Travis Kemp" w:date="2017-12-03T07:02:00Z">
              <w:rPr/>
            </w:rPrChange>
          </w:rPr>
          <w:t>e list…that is simpl</w:t>
        </w:r>
        <w:r w:rsidR="00415FAD" w:rsidRPr="00415FAD">
          <w:rPr>
            <w:sz w:val="24"/>
            <w:szCs w:val="24"/>
            <w:rPrChange w:id="405" w:author="Travis Kemp" w:date="2017-12-03T07:02:00Z">
              <w:rPr/>
            </w:rPrChange>
          </w:rPr>
          <w:t>y</w:t>
        </w:r>
        <w:r w:rsidRPr="00415FAD">
          <w:rPr>
            <w:sz w:val="24"/>
            <w:szCs w:val="24"/>
            <w:rPrChange w:id="406" w:author="Travis Kemp" w:date="2017-12-03T07:02:00Z">
              <w:rPr/>
            </w:rPrChange>
          </w:rPr>
          <w:t xml:space="preserve"> not manageable</w:t>
        </w:r>
        <w:r w:rsidR="00415FAD" w:rsidRPr="00415FAD">
          <w:rPr>
            <w:sz w:val="24"/>
            <w:szCs w:val="24"/>
            <w:rPrChange w:id="407" w:author="Travis Kemp" w:date="2017-12-03T07:02:00Z">
              <w:rPr/>
            </w:rPrChange>
          </w:rPr>
          <w:t xml:space="preserve"> from Cinemark’s perspective</w:t>
        </w:r>
      </w:ins>
    </w:p>
    <w:p w14:paraId="0683B4CB" w14:textId="6005A9B6" w:rsidR="00BF60B8" w:rsidRPr="00415FAD" w:rsidRDefault="00BF60B8" w:rsidP="00BF60B8">
      <w:pPr>
        <w:pStyle w:val="ListParagraph"/>
        <w:numPr>
          <w:ilvl w:val="0"/>
          <w:numId w:val="33"/>
        </w:numPr>
        <w:rPr>
          <w:ins w:id="408" w:author="Travis Kemp" w:date="2017-12-03T07:00:00Z"/>
          <w:sz w:val="24"/>
          <w:szCs w:val="24"/>
          <w:rPrChange w:id="409" w:author="Travis Kemp" w:date="2017-12-03T07:02:00Z">
            <w:rPr>
              <w:ins w:id="410" w:author="Travis Kemp" w:date="2017-12-03T07:00:00Z"/>
            </w:rPr>
          </w:rPrChange>
        </w:rPr>
      </w:pPr>
      <w:ins w:id="411" w:author="Travis Kemp" w:date="2017-12-03T07:00:00Z">
        <w:r w:rsidRPr="00415FAD">
          <w:rPr>
            <w:sz w:val="24"/>
            <w:szCs w:val="24"/>
            <w:rPrChange w:id="412" w:author="Travis Kemp" w:date="2017-12-03T07:02:00Z">
              <w:rPr/>
            </w:rPrChange>
          </w:rPr>
          <w:t>No one attribute is worth more then 3% on the importance list</w:t>
        </w:r>
      </w:ins>
    </w:p>
    <w:p w14:paraId="45F2E492" w14:textId="48EDA2C2" w:rsidR="00415FAD" w:rsidRPr="00415FAD" w:rsidRDefault="00415FAD" w:rsidP="00415FAD">
      <w:pPr>
        <w:pStyle w:val="ListParagraph"/>
        <w:numPr>
          <w:ilvl w:val="0"/>
          <w:numId w:val="33"/>
        </w:numPr>
        <w:rPr>
          <w:ins w:id="413" w:author="Travis Kemp" w:date="2017-12-03T07:01:00Z"/>
          <w:sz w:val="24"/>
          <w:szCs w:val="24"/>
          <w:rPrChange w:id="414" w:author="Travis Kemp" w:date="2017-12-03T07:02:00Z">
            <w:rPr>
              <w:ins w:id="415" w:author="Travis Kemp" w:date="2017-12-03T07:01:00Z"/>
            </w:rPr>
          </w:rPrChange>
        </w:rPr>
      </w:pPr>
      <w:ins w:id="416" w:author="Travis Kemp" w:date="2017-12-03T07:00:00Z">
        <w:r w:rsidRPr="00415FAD">
          <w:rPr>
            <w:sz w:val="24"/>
            <w:szCs w:val="24"/>
            <w:rPrChange w:id="417" w:author="Travis Kemp" w:date="2017-12-03T07:02:00Z">
              <w:rPr/>
            </w:rPrChange>
          </w:rPr>
          <w:t xml:space="preserve">There are </w:t>
        </w:r>
      </w:ins>
      <w:ins w:id="418" w:author="Travis Kemp" w:date="2017-12-03T07:01:00Z">
        <w:r w:rsidRPr="00415FAD">
          <w:rPr>
            <w:sz w:val="24"/>
            <w:szCs w:val="24"/>
            <w:rPrChange w:id="419" w:author="Travis Kemp" w:date="2017-12-03T07:02:00Z">
              <w:rPr/>
            </w:rPrChange>
          </w:rPr>
          <w:t xml:space="preserve">many attributes that simply aren’t controllable by Cinemark (maybe </w:t>
        </w:r>
      </w:ins>
      <w:ins w:id="420" w:author="Travis Kemp" w:date="2017-12-03T07:04:00Z">
        <w:r>
          <w:rPr>
            <w:sz w:val="24"/>
            <w:szCs w:val="24"/>
          </w:rPr>
          <w:t xml:space="preserve">indirectly </w:t>
        </w:r>
      </w:ins>
      <w:ins w:id="421" w:author="Travis Kemp" w:date="2017-12-03T07:01:00Z">
        <w:r w:rsidRPr="00415FAD">
          <w:rPr>
            <w:sz w:val="24"/>
            <w:szCs w:val="24"/>
            <w:rPrChange w:id="422" w:author="Travis Kemp" w:date="2017-12-03T07:02:00Z">
              <w:rPr/>
            </w:rPrChange>
          </w:rPr>
          <w:t>influenceable</w:t>
        </w:r>
      </w:ins>
      <w:ins w:id="423" w:author="Travis Kemp" w:date="2017-12-03T07:04:00Z">
        <w:r>
          <w:rPr>
            <w:sz w:val="24"/>
            <w:szCs w:val="24"/>
          </w:rPr>
          <w:t xml:space="preserve"> at best</w:t>
        </w:r>
      </w:ins>
      <w:ins w:id="424" w:author="Travis Kemp" w:date="2017-12-03T07:01:00Z">
        <w:r w:rsidRPr="00415FAD">
          <w:rPr>
            <w:sz w:val="24"/>
            <w:szCs w:val="24"/>
            <w:rPrChange w:id="425" w:author="Travis Kemp" w:date="2017-12-03T07:02:00Z">
              <w:rPr/>
            </w:rPrChange>
          </w:rPr>
          <w:t>):</w:t>
        </w:r>
      </w:ins>
    </w:p>
    <w:p w14:paraId="32A957B6" w14:textId="4566E288" w:rsidR="00415FAD" w:rsidRPr="00415FAD" w:rsidRDefault="00415FAD" w:rsidP="00415FAD">
      <w:pPr>
        <w:pStyle w:val="ListParagraph"/>
        <w:numPr>
          <w:ilvl w:val="1"/>
          <w:numId w:val="33"/>
        </w:numPr>
        <w:rPr>
          <w:ins w:id="426" w:author="Travis Kemp" w:date="2017-12-03T07:01:00Z"/>
          <w:sz w:val="24"/>
          <w:szCs w:val="24"/>
          <w:rPrChange w:id="427" w:author="Travis Kemp" w:date="2017-12-03T07:02:00Z">
            <w:rPr>
              <w:ins w:id="428" w:author="Travis Kemp" w:date="2017-12-03T07:01:00Z"/>
            </w:rPr>
          </w:rPrChange>
        </w:rPr>
      </w:pPr>
      <w:ins w:id="429" w:author="Travis Kemp" w:date="2017-12-03T07:01:00Z">
        <w:r w:rsidRPr="00415FAD">
          <w:rPr>
            <w:sz w:val="24"/>
            <w:szCs w:val="24"/>
            <w:rPrChange w:id="430" w:author="Travis Kemp" w:date="2017-12-03T07:02:00Z">
              <w:rPr/>
            </w:rPrChange>
          </w:rPr>
          <w:t>Customers Dating</w:t>
        </w:r>
      </w:ins>
    </w:p>
    <w:p w14:paraId="170D5BD7" w14:textId="4FBF1E11" w:rsidR="00415FAD" w:rsidRPr="00415FAD" w:rsidRDefault="00415FAD" w:rsidP="00415FAD">
      <w:pPr>
        <w:pStyle w:val="ListParagraph"/>
        <w:numPr>
          <w:ilvl w:val="1"/>
          <w:numId w:val="33"/>
        </w:numPr>
        <w:rPr>
          <w:ins w:id="431" w:author="Travis Kemp" w:date="2017-12-03T07:01:00Z"/>
          <w:sz w:val="24"/>
          <w:szCs w:val="24"/>
          <w:rPrChange w:id="432" w:author="Travis Kemp" w:date="2017-12-03T07:02:00Z">
            <w:rPr>
              <w:ins w:id="433" w:author="Travis Kemp" w:date="2017-12-03T07:01:00Z"/>
            </w:rPr>
          </w:rPrChange>
        </w:rPr>
      </w:pPr>
      <w:ins w:id="434" w:author="Travis Kemp" w:date="2017-12-03T07:01:00Z">
        <w:r w:rsidRPr="00415FAD">
          <w:rPr>
            <w:sz w:val="24"/>
            <w:szCs w:val="24"/>
            <w:rPrChange w:id="435" w:author="Travis Kemp" w:date="2017-12-03T07:02:00Z">
              <w:rPr/>
            </w:rPrChange>
          </w:rPr>
          <w:t>Customers on a Special Occasion</w:t>
        </w:r>
      </w:ins>
    </w:p>
    <w:p w14:paraId="724AD790" w14:textId="318AD5A9" w:rsidR="00415FAD" w:rsidRPr="00415FAD" w:rsidRDefault="00415FAD">
      <w:pPr>
        <w:pStyle w:val="ListParagraph"/>
        <w:numPr>
          <w:ilvl w:val="1"/>
          <w:numId w:val="33"/>
        </w:numPr>
        <w:rPr>
          <w:ins w:id="436" w:author="Travis Kemp" w:date="2017-12-03T06:59:00Z"/>
          <w:szCs w:val="24"/>
          <w:rPrChange w:id="437" w:author="Travis Kemp" w:date="2017-12-03T07:03:00Z">
            <w:rPr>
              <w:ins w:id="438" w:author="Travis Kemp" w:date="2017-12-03T06:59:00Z"/>
            </w:rPr>
          </w:rPrChange>
        </w:rPr>
        <w:pPrChange w:id="439" w:author="Travis Kemp" w:date="2017-12-03T07:01:00Z">
          <w:pPr/>
        </w:pPrChange>
      </w:pPr>
      <w:ins w:id="440" w:author="Travis Kemp" w:date="2017-12-03T07:01:00Z">
        <w:r w:rsidRPr="00415FAD">
          <w:rPr>
            <w:sz w:val="24"/>
            <w:szCs w:val="24"/>
            <w:rPrChange w:id="441" w:author="Travis Kemp" w:date="2017-12-03T07:03:00Z">
              <w:rPr/>
            </w:rPrChange>
          </w:rPr>
          <w:t>Etc.</w:t>
        </w:r>
      </w:ins>
    </w:p>
    <w:p w14:paraId="04A88769" w14:textId="71338324" w:rsidR="00BF60B8" w:rsidRDefault="00BF60B8" w:rsidP="00BF60B8">
      <w:pPr>
        <w:rPr>
          <w:ins w:id="442" w:author="Travis Kemp" w:date="2017-12-03T07:03:00Z"/>
          <w:szCs w:val="24"/>
        </w:rPr>
      </w:pPr>
      <w:ins w:id="443" w:author="Travis Kemp" w:date="2017-12-03T06:59:00Z">
        <w:r w:rsidRPr="00415FAD">
          <w:rPr>
            <w:szCs w:val="24"/>
            <w:rPrChange w:id="444" w:author="Travis Kemp" w:date="2017-12-03T07:02:00Z">
              <w:rPr/>
            </w:rPrChange>
          </w:rPr>
          <w:tab/>
        </w:r>
      </w:ins>
      <w:ins w:id="445" w:author="Travis Kemp" w:date="2017-12-03T07:02:00Z">
        <w:r w:rsidR="00415FAD">
          <w:rPr>
            <w:szCs w:val="24"/>
          </w:rPr>
          <w:t>There are certainly some key learnings and takeaways that can be used from the data, but</w:t>
        </w:r>
      </w:ins>
      <w:ins w:id="446" w:author="Travis Kemp" w:date="2017-12-03T07:03:00Z">
        <w:r w:rsidR="00415FAD">
          <w:rPr>
            <w:szCs w:val="24"/>
          </w:rPr>
          <w:t xml:space="preserve"> not a “concrete” model that can be used from our data set.</w:t>
        </w:r>
      </w:ins>
      <w:ins w:id="447" w:author="Travis Kemp" w:date="2017-12-03T07:04:00Z">
        <w:r w:rsidR="00415FAD">
          <w:rPr>
            <w:szCs w:val="24"/>
          </w:rPr>
          <w:t xml:space="preserve"> Below is a list of the measured attributes and their “importance</w:t>
        </w:r>
      </w:ins>
      <w:ins w:id="448" w:author="Travis Kemp" w:date="2017-12-03T07:05:00Z">
        <w:r w:rsidR="00415FAD">
          <w:rPr>
            <w:szCs w:val="24"/>
          </w:rPr>
          <w:t>” in the model by percentage.</w:t>
        </w:r>
      </w:ins>
    </w:p>
    <w:p w14:paraId="1D8F5222" w14:textId="1E4EAA5C" w:rsidR="00415FAD" w:rsidRDefault="00415FAD" w:rsidP="00BF60B8">
      <w:pPr>
        <w:rPr>
          <w:ins w:id="449" w:author="Travis Kemp" w:date="2017-12-03T07:03:00Z"/>
          <w:szCs w:val="24"/>
        </w:rPr>
      </w:pPr>
    </w:p>
    <w:p w14:paraId="4AEA5440" w14:textId="4243F0B6" w:rsidR="00415FAD" w:rsidRPr="00415FAD" w:rsidRDefault="008619E3">
      <w:pPr>
        <w:jc w:val="center"/>
        <w:rPr>
          <w:szCs w:val="24"/>
          <w:rPrChange w:id="450" w:author="Travis Kemp" w:date="2017-12-03T07:02:00Z">
            <w:rPr>
              <w:rFonts w:cstheme="minorHAnsi"/>
              <w:sz w:val="24"/>
              <w:szCs w:val="24"/>
            </w:rPr>
          </w:rPrChange>
        </w:rPr>
        <w:pPrChange w:id="451" w:author="Travis Kemp" w:date="2017-12-03T07:05:00Z">
          <w:pPr>
            <w:pStyle w:val="Heading1"/>
            <w:spacing w:after="120" w:line="276" w:lineRule="auto"/>
          </w:pPr>
        </w:pPrChange>
      </w:pPr>
      <w:ins w:id="452" w:author="Travis Kemp" w:date="2017-12-03T07:11:00Z">
        <w:r w:rsidRPr="008619E3">
          <w:rPr>
            <w:noProof/>
          </w:rPr>
          <w:drawing>
            <wp:inline distT="0" distB="0" distL="0" distR="0" wp14:anchorId="1F6970C3" wp14:editId="264425A8">
              <wp:extent cx="5486400" cy="26712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671246"/>
                      </a:xfrm>
                      <a:prstGeom prst="rect">
                        <a:avLst/>
                      </a:prstGeom>
                      <a:noFill/>
                      <a:ln>
                        <a:noFill/>
                      </a:ln>
                    </pic:spPr>
                  </pic:pic>
                </a:graphicData>
              </a:graphic>
            </wp:inline>
          </w:drawing>
        </w:r>
      </w:ins>
    </w:p>
    <w:p w14:paraId="6FB397BE" w14:textId="6162F945" w:rsidR="006D4D37" w:rsidRPr="00415FAD" w:rsidRDefault="006D4D37">
      <w:pPr>
        <w:pStyle w:val="Heading2"/>
        <w:spacing w:after="120" w:line="276" w:lineRule="auto"/>
        <w:rPr>
          <w:ins w:id="453" w:author="Travis Kemp" w:date="2017-12-03T06:42:00Z"/>
          <w:rFonts w:asciiTheme="minorHAnsi" w:hAnsiTheme="minorHAnsi" w:cstheme="minorHAnsi"/>
          <w:b/>
          <w:szCs w:val="24"/>
        </w:rPr>
      </w:pPr>
      <w:bookmarkStart w:id="454" w:name="_Toc500048535"/>
      <w:ins w:id="455" w:author="Travis Kemp" w:date="2017-12-03T06:42:00Z">
        <w:r w:rsidRPr="00415FAD">
          <w:rPr>
            <w:rFonts w:asciiTheme="minorHAnsi" w:hAnsiTheme="minorHAnsi" w:cstheme="minorHAnsi"/>
            <w:b/>
            <w:szCs w:val="24"/>
          </w:rPr>
          <w:lastRenderedPageBreak/>
          <w:t>Uxpressia Customer Journey Map</w:t>
        </w:r>
      </w:ins>
      <w:ins w:id="456" w:author="Travis Kemp" w:date="2017-12-03T06:44:00Z">
        <w:r w:rsidRPr="00415FAD">
          <w:rPr>
            <w:noProof/>
            <w:szCs w:val="24"/>
            <w:rPrChange w:id="457" w:author="Travis Kemp" w:date="2017-12-03T07:02:00Z">
              <w:rPr>
                <w:noProof/>
              </w:rPr>
            </w:rPrChange>
          </w:rPr>
          <w:drawing>
            <wp:inline distT="0" distB="0" distL="0" distR="0" wp14:anchorId="2D01C441" wp14:editId="7C772785">
              <wp:extent cx="4667250" cy="353891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Journey Map - CROP.png"/>
                      <pic:cNvPicPr/>
                    </pic:nvPicPr>
                    <pic:blipFill rotWithShape="1">
                      <a:blip r:embed="rId37" cstate="print">
                        <a:extLst>
                          <a:ext uri="{28A0092B-C50C-407E-A947-70E740481C1C}">
                            <a14:useLocalDpi xmlns:a14="http://schemas.microsoft.com/office/drawing/2010/main" val="0"/>
                          </a:ext>
                        </a:extLst>
                      </a:blip>
                      <a:srcRect r="46956"/>
                      <a:stretch/>
                    </pic:blipFill>
                    <pic:spPr bwMode="auto">
                      <a:xfrm>
                        <a:off x="0" y="0"/>
                        <a:ext cx="4683663" cy="3551359"/>
                      </a:xfrm>
                      <a:prstGeom prst="rect">
                        <a:avLst/>
                      </a:prstGeom>
                      <a:ln>
                        <a:noFill/>
                      </a:ln>
                      <a:extLst>
                        <a:ext uri="{53640926-AAD7-44D8-BBD7-CCE9431645EC}">
                          <a14:shadowObscured xmlns:a14="http://schemas.microsoft.com/office/drawing/2010/main"/>
                        </a:ext>
                      </a:extLst>
                    </pic:spPr>
                  </pic:pic>
                </a:graphicData>
              </a:graphic>
            </wp:inline>
          </w:drawing>
        </w:r>
      </w:ins>
      <w:bookmarkEnd w:id="454"/>
    </w:p>
    <w:p w14:paraId="14E86DD1" w14:textId="3BB9899F" w:rsidR="006D4D37" w:rsidRPr="00415FAD" w:rsidRDefault="006D4D37">
      <w:pPr>
        <w:rPr>
          <w:ins w:id="458" w:author="Travis Kemp" w:date="2017-12-03T06:42:00Z"/>
          <w:szCs w:val="24"/>
          <w:rPrChange w:id="459" w:author="Travis Kemp" w:date="2017-12-03T07:02:00Z">
            <w:rPr>
              <w:ins w:id="460" w:author="Travis Kemp" w:date="2017-12-03T06:42:00Z"/>
              <w:rFonts w:asciiTheme="minorHAnsi" w:hAnsiTheme="minorHAnsi" w:cstheme="minorHAnsi"/>
              <w:b/>
              <w:szCs w:val="24"/>
            </w:rPr>
          </w:rPrChange>
        </w:rPr>
        <w:pPrChange w:id="461" w:author="Travis Kemp" w:date="2017-12-03T06:45:00Z">
          <w:pPr>
            <w:pStyle w:val="Heading2"/>
            <w:spacing w:after="120" w:line="276" w:lineRule="auto"/>
          </w:pPr>
        </w:pPrChange>
      </w:pPr>
      <w:ins w:id="462" w:author="Travis Kemp" w:date="2017-12-03T06:44:00Z">
        <w:r w:rsidRPr="00415FAD">
          <w:rPr>
            <w:noProof/>
            <w:szCs w:val="24"/>
            <w:rPrChange w:id="463" w:author="Travis Kemp" w:date="2017-12-03T07:02:00Z">
              <w:rPr>
                <w:noProof/>
              </w:rPr>
            </w:rPrChange>
          </w:rPr>
          <w:drawing>
            <wp:inline distT="0" distB="0" distL="0" distR="0" wp14:anchorId="3C8D794A" wp14:editId="37144984">
              <wp:extent cx="4667415" cy="40226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Journey Map - CROP.png"/>
                      <pic:cNvPicPr/>
                    </pic:nvPicPr>
                    <pic:blipFill rotWithShape="1">
                      <a:blip r:embed="rId38" cstate="print">
                        <a:extLst>
                          <a:ext uri="{28A0092B-C50C-407E-A947-70E740481C1C}">
                            <a14:useLocalDpi xmlns:a14="http://schemas.microsoft.com/office/drawing/2010/main" val="0"/>
                          </a:ext>
                        </a:extLst>
                      </a:blip>
                      <a:srcRect l="53333"/>
                      <a:stretch/>
                    </pic:blipFill>
                    <pic:spPr bwMode="auto">
                      <a:xfrm>
                        <a:off x="0" y="0"/>
                        <a:ext cx="4667415" cy="4022637"/>
                      </a:xfrm>
                      <a:prstGeom prst="rect">
                        <a:avLst/>
                      </a:prstGeom>
                      <a:ln>
                        <a:noFill/>
                      </a:ln>
                      <a:extLst>
                        <a:ext uri="{53640926-AAD7-44D8-BBD7-CCE9431645EC}">
                          <a14:shadowObscured xmlns:a14="http://schemas.microsoft.com/office/drawing/2010/main"/>
                        </a:ext>
                      </a:extLst>
                    </pic:spPr>
                  </pic:pic>
                </a:graphicData>
              </a:graphic>
            </wp:inline>
          </w:drawing>
        </w:r>
      </w:ins>
    </w:p>
    <w:p w14:paraId="3EDB8D40" w14:textId="6EDCB0BD" w:rsidR="00404D4F" w:rsidRPr="00415FAD" w:rsidRDefault="00404D4F" w:rsidP="00404D4F">
      <w:pPr>
        <w:pStyle w:val="Heading2"/>
        <w:spacing w:after="120" w:line="276" w:lineRule="auto"/>
        <w:rPr>
          <w:rFonts w:asciiTheme="minorHAnsi" w:hAnsiTheme="minorHAnsi" w:cstheme="minorHAnsi"/>
          <w:b/>
          <w:szCs w:val="24"/>
        </w:rPr>
      </w:pPr>
      <w:bookmarkStart w:id="464" w:name="_Toc500048536"/>
      <w:r w:rsidRPr="00415FAD">
        <w:rPr>
          <w:rFonts w:asciiTheme="minorHAnsi" w:hAnsiTheme="minorHAnsi" w:cstheme="minorHAnsi"/>
          <w:b/>
          <w:szCs w:val="24"/>
        </w:rPr>
        <w:lastRenderedPageBreak/>
        <w:t>Uxpressia Personas</w:t>
      </w:r>
      <w:bookmarkEnd w:id="464"/>
    </w:p>
    <w:p w14:paraId="4BA66B71" w14:textId="22602F2F" w:rsidR="00E57F56" w:rsidRPr="00415FAD" w:rsidRDefault="00AC7143" w:rsidP="00E57F56">
      <w:pPr>
        <w:rPr>
          <w:rFonts w:cstheme="minorHAnsi"/>
          <w:szCs w:val="24"/>
        </w:rPr>
      </w:pPr>
      <w:ins w:id="465" w:author="Travis Kemp" w:date="2017-12-03T06:48:00Z">
        <w:r w:rsidRPr="00415FAD">
          <w:rPr>
            <w:rFonts w:cstheme="minorHAnsi"/>
            <w:noProof/>
            <w:szCs w:val="24"/>
            <w:rPrChange w:id="466" w:author="Travis Kemp" w:date="2017-12-03T07:02:00Z">
              <w:rPr>
                <w:rFonts w:cstheme="minorHAnsi"/>
                <w:noProof/>
                <w:szCs w:val="24"/>
              </w:rPr>
            </w:rPrChange>
          </w:rPr>
          <w:drawing>
            <wp:anchor distT="0" distB="0" distL="114300" distR="114300" simplePos="0" relativeHeight="251660288" behindDoc="0" locked="0" layoutInCell="1" allowOverlap="1" wp14:anchorId="74B7F3AC" wp14:editId="31E82C6E">
              <wp:simplePos x="0" y="0"/>
              <wp:positionH relativeFrom="margin">
                <wp:align>right</wp:align>
              </wp:positionH>
              <wp:positionV relativeFrom="paragraph">
                <wp:posOffset>1127263</wp:posOffset>
              </wp:positionV>
              <wp:extent cx="5486400" cy="578612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nk Bryan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5786120"/>
                      </a:xfrm>
                      <a:prstGeom prst="rect">
                        <a:avLst/>
                      </a:prstGeom>
                    </pic:spPr>
                  </pic:pic>
                </a:graphicData>
              </a:graphic>
            </wp:anchor>
          </w:drawing>
        </w:r>
      </w:ins>
      <w:r w:rsidR="00E57F56" w:rsidRPr="00415FAD">
        <w:rPr>
          <w:rFonts w:cstheme="minorHAnsi"/>
          <w:szCs w:val="24"/>
        </w:rPr>
        <w:tab/>
        <w:t>We have created two personas below to help articulate what the “Young Professionals” demographic looks like. First</w:t>
      </w:r>
      <w:r w:rsidR="00ED29B4" w:rsidRPr="00415FAD">
        <w:rPr>
          <w:rFonts w:cstheme="minorHAnsi"/>
          <w:szCs w:val="24"/>
        </w:rPr>
        <w:t xml:space="preserve"> is Frank Bryant, a married 32-year old who enjoys the movies with his wife when he has the time. Secondly, Teresa Vega is a 22-year old student who is a movie buff. She loves to go to the movies with friends as much as possible and sometimes will even go by herself.</w:t>
      </w:r>
    </w:p>
    <w:p w14:paraId="4CDC2282" w14:textId="14718063" w:rsidR="00404D4F" w:rsidRPr="00415FAD" w:rsidRDefault="00E57F56" w:rsidP="00404D4F">
      <w:pPr>
        <w:pStyle w:val="Heading2"/>
        <w:spacing w:after="120" w:line="276" w:lineRule="auto"/>
        <w:rPr>
          <w:rFonts w:asciiTheme="minorHAnsi" w:hAnsiTheme="minorHAnsi" w:cstheme="minorHAnsi"/>
          <w:szCs w:val="24"/>
        </w:rPr>
      </w:pPr>
      <w:r w:rsidRPr="00415FAD">
        <w:rPr>
          <w:rFonts w:asciiTheme="minorHAnsi" w:hAnsiTheme="minorHAnsi" w:cstheme="minorHAnsi"/>
          <w:b/>
          <w:szCs w:val="24"/>
        </w:rPr>
        <w:lastRenderedPageBreak/>
        <w:tab/>
      </w:r>
      <w:bookmarkStart w:id="467" w:name="_Toc499962082"/>
      <w:bookmarkStart w:id="468" w:name="_Toc499962187"/>
      <w:bookmarkStart w:id="469" w:name="_Toc499962238"/>
      <w:del w:id="470" w:author="Travis Kemp" w:date="2017-12-03T06:48:00Z">
        <w:r w:rsidRPr="00415FAD" w:rsidDel="00AC7143">
          <w:rPr>
            <w:rFonts w:asciiTheme="minorHAnsi" w:hAnsiTheme="minorHAnsi" w:cstheme="minorHAnsi"/>
            <w:noProof/>
            <w:szCs w:val="24"/>
            <w:rPrChange w:id="471" w:author="Travis Kemp" w:date="2017-12-03T07:02:00Z">
              <w:rPr>
                <w:rFonts w:asciiTheme="minorHAnsi" w:hAnsiTheme="minorHAnsi" w:cstheme="minorHAnsi"/>
                <w:noProof/>
                <w:szCs w:val="24"/>
              </w:rPr>
            </w:rPrChange>
          </w:rPr>
          <w:drawing>
            <wp:inline distT="0" distB="0" distL="0" distR="0" wp14:anchorId="527CB511" wp14:editId="6CF1E1B5">
              <wp:extent cx="5486400" cy="5786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nk Bryan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5786120"/>
                      </a:xfrm>
                      <a:prstGeom prst="rect">
                        <a:avLst/>
                      </a:prstGeom>
                    </pic:spPr>
                  </pic:pic>
                </a:graphicData>
              </a:graphic>
            </wp:inline>
          </w:drawing>
        </w:r>
      </w:del>
      <w:bookmarkStart w:id="472" w:name="_Toc500047157"/>
      <w:bookmarkStart w:id="473" w:name="_Toc500048537"/>
      <w:r w:rsidRPr="00415FAD">
        <w:rPr>
          <w:rFonts w:asciiTheme="minorHAnsi" w:hAnsiTheme="minorHAnsi" w:cstheme="minorHAnsi"/>
          <w:noProof/>
          <w:szCs w:val="24"/>
          <w:rPrChange w:id="474" w:author="Travis Kemp" w:date="2017-12-03T07:02:00Z">
            <w:rPr>
              <w:rFonts w:asciiTheme="minorHAnsi" w:hAnsiTheme="minorHAnsi" w:cstheme="minorHAnsi"/>
              <w:noProof/>
              <w:szCs w:val="24"/>
            </w:rPr>
          </w:rPrChange>
        </w:rPr>
        <w:drawing>
          <wp:inline distT="0" distB="0" distL="0" distR="0" wp14:anchorId="6E2E2796" wp14:editId="68266307">
            <wp:extent cx="5486400" cy="4093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esa Veg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4093210"/>
                    </a:xfrm>
                    <a:prstGeom prst="rect">
                      <a:avLst/>
                    </a:prstGeom>
                  </pic:spPr>
                </pic:pic>
              </a:graphicData>
            </a:graphic>
          </wp:inline>
        </w:drawing>
      </w:r>
      <w:bookmarkEnd w:id="467"/>
      <w:bookmarkEnd w:id="468"/>
      <w:bookmarkEnd w:id="469"/>
      <w:bookmarkEnd w:id="472"/>
      <w:bookmarkEnd w:id="473"/>
    </w:p>
    <w:p w14:paraId="42A060C9" w14:textId="09B055E7" w:rsidR="00404D4F" w:rsidRPr="00415FAD" w:rsidRDefault="00404D4F" w:rsidP="00404D4F">
      <w:pPr>
        <w:pStyle w:val="Heading2"/>
        <w:spacing w:after="120" w:line="276" w:lineRule="auto"/>
        <w:rPr>
          <w:rFonts w:asciiTheme="minorHAnsi" w:hAnsiTheme="minorHAnsi" w:cstheme="minorHAnsi"/>
          <w:b/>
          <w:szCs w:val="24"/>
        </w:rPr>
      </w:pPr>
      <w:bookmarkStart w:id="475" w:name="_Toc500048538"/>
      <w:r w:rsidRPr="00415FAD">
        <w:rPr>
          <w:rFonts w:asciiTheme="minorHAnsi" w:hAnsiTheme="minorHAnsi" w:cstheme="minorHAnsi"/>
          <w:b/>
          <w:szCs w:val="24"/>
        </w:rPr>
        <w:t>Word Clouds</w:t>
      </w:r>
      <w:bookmarkEnd w:id="475"/>
    </w:p>
    <w:p w14:paraId="04778FFD" w14:textId="4173D0CF" w:rsidR="00D17394" w:rsidRPr="00415FAD" w:rsidRDefault="00D17394" w:rsidP="00D17394">
      <w:pPr>
        <w:rPr>
          <w:rFonts w:cstheme="minorHAnsi"/>
          <w:szCs w:val="24"/>
        </w:rPr>
      </w:pPr>
      <w:r w:rsidRPr="00415FAD">
        <w:rPr>
          <w:rFonts w:cstheme="minorHAnsi"/>
          <w:szCs w:val="24"/>
        </w:rPr>
        <w:tab/>
        <w:t xml:space="preserve">We built word clouds based on the survey results. Given some of the </w:t>
      </w:r>
      <w:r w:rsidR="00A952B8" w:rsidRPr="00415FAD">
        <w:rPr>
          <w:rFonts w:cstheme="minorHAnsi"/>
          <w:szCs w:val="24"/>
        </w:rPr>
        <w:t>sporadic</w:t>
      </w:r>
      <w:r w:rsidRPr="00415FAD">
        <w:rPr>
          <w:rFonts w:cstheme="minorHAnsi"/>
          <w:szCs w:val="24"/>
        </w:rPr>
        <w:t xml:space="preserve"> responses to certain questions, we decided not to include in the analysis, but wanted to include here as a reference point:</w:t>
      </w:r>
    </w:p>
    <w:p w14:paraId="171B9824" w14:textId="7D8D0698" w:rsidR="00D17394" w:rsidRPr="00415FAD" w:rsidRDefault="00D17394" w:rsidP="00D17394">
      <w:pPr>
        <w:rPr>
          <w:rFonts w:cstheme="minorHAnsi"/>
          <w:szCs w:val="24"/>
        </w:rPr>
      </w:pPr>
    </w:p>
    <w:p w14:paraId="6C5614D9" w14:textId="1C16DBF4" w:rsidR="00D17394" w:rsidRPr="00415FAD" w:rsidRDefault="00A952B8" w:rsidP="00A952B8">
      <w:pPr>
        <w:jc w:val="center"/>
        <w:rPr>
          <w:rFonts w:cstheme="minorHAnsi"/>
          <w:i/>
          <w:szCs w:val="24"/>
        </w:rPr>
      </w:pPr>
      <w:r w:rsidRPr="00415FAD">
        <w:rPr>
          <w:rFonts w:cstheme="minorHAnsi"/>
          <w:i/>
          <w:noProof/>
          <w:szCs w:val="24"/>
          <w:rPrChange w:id="476" w:author="Travis Kemp" w:date="2017-12-03T07:02:00Z">
            <w:rPr>
              <w:rFonts w:cstheme="minorHAnsi"/>
              <w:i/>
              <w:noProof/>
              <w:szCs w:val="24"/>
            </w:rPr>
          </w:rPrChange>
        </w:rPr>
        <w:drawing>
          <wp:inline distT="0" distB="0" distL="0" distR="0" wp14:anchorId="3400E88C" wp14:editId="707B2578">
            <wp:extent cx="219456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w can we improve.png"/>
                    <pic:cNvPicPr/>
                  </pic:nvPicPr>
                  <pic:blipFill rotWithShape="1">
                    <a:blip r:embed="rId41">
                      <a:extLst>
                        <a:ext uri="{28A0092B-C50C-407E-A947-70E740481C1C}">
                          <a14:useLocalDpi xmlns:a14="http://schemas.microsoft.com/office/drawing/2010/main" val="0"/>
                        </a:ext>
                      </a:extLst>
                    </a:blip>
                    <a:srcRect l="24105" t="15823" r="24714" b="15935"/>
                    <a:stretch/>
                  </pic:blipFill>
                  <pic:spPr bwMode="auto">
                    <a:xfrm>
                      <a:off x="0" y="0"/>
                      <a:ext cx="2196442" cy="2196442"/>
                    </a:xfrm>
                    <a:prstGeom prst="rect">
                      <a:avLst/>
                    </a:prstGeom>
                    <a:ln>
                      <a:noFill/>
                    </a:ln>
                    <a:extLst>
                      <a:ext uri="{53640926-AAD7-44D8-BBD7-CCE9431645EC}">
                        <a14:shadowObscured xmlns:a14="http://schemas.microsoft.com/office/drawing/2010/main"/>
                      </a:ext>
                    </a:extLst>
                  </pic:spPr>
                </pic:pic>
              </a:graphicData>
            </a:graphic>
          </wp:inline>
        </w:drawing>
      </w:r>
    </w:p>
    <w:p w14:paraId="2B3D7D42" w14:textId="77777777" w:rsidR="00D17394" w:rsidRPr="00415FAD" w:rsidRDefault="00D17394" w:rsidP="00D17394">
      <w:pPr>
        <w:rPr>
          <w:rFonts w:cstheme="minorHAnsi"/>
          <w:i/>
          <w:szCs w:val="24"/>
        </w:rPr>
      </w:pPr>
    </w:p>
    <w:p w14:paraId="2642F38D" w14:textId="0DE44DF7" w:rsidR="00D17394" w:rsidRPr="00415FAD" w:rsidRDefault="00D17394" w:rsidP="00D17394">
      <w:pPr>
        <w:jc w:val="center"/>
        <w:rPr>
          <w:rFonts w:cstheme="minorHAnsi"/>
          <w:i/>
          <w:szCs w:val="24"/>
        </w:rPr>
      </w:pPr>
      <w:r w:rsidRPr="00415FAD">
        <w:rPr>
          <w:rFonts w:cstheme="minorHAnsi"/>
          <w:i/>
          <w:szCs w:val="24"/>
        </w:rPr>
        <w:t xml:space="preserve">Word Cloud 1: How can we improve the </w:t>
      </w:r>
      <w:r w:rsidR="00A952B8" w:rsidRPr="00415FAD">
        <w:rPr>
          <w:rFonts w:cstheme="minorHAnsi"/>
          <w:i/>
          <w:szCs w:val="24"/>
        </w:rPr>
        <w:t>theater</w:t>
      </w:r>
      <w:r w:rsidRPr="00415FAD">
        <w:rPr>
          <w:rFonts w:cstheme="minorHAnsi"/>
          <w:i/>
          <w:szCs w:val="24"/>
        </w:rPr>
        <w:t xml:space="preserve"> experience</w:t>
      </w:r>
    </w:p>
    <w:p w14:paraId="6BF6B321" w14:textId="47B30D60" w:rsidR="00A952B8" w:rsidRPr="00415FAD" w:rsidRDefault="00A952B8" w:rsidP="00D17394">
      <w:pPr>
        <w:jc w:val="center"/>
        <w:rPr>
          <w:rFonts w:cstheme="minorHAnsi"/>
          <w:i/>
          <w:szCs w:val="24"/>
        </w:rPr>
      </w:pPr>
    </w:p>
    <w:p w14:paraId="3B14F03F" w14:textId="24BDEBD3" w:rsidR="00A952B8" w:rsidRPr="00415FAD" w:rsidRDefault="00A952B8" w:rsidP="00D17394">
      <w:pPr>
        <w:jc w:val="center"/>
        <w:rPr>
          <w:rFonts w:cstheme="minorHAnsi"/>
          <w:i/>
          <w:szCs w:val="24"/>
        </w:rPr>
      </w:pPr>
      <w:r w:rsidRPr="00415FAD">
        <w:rPr>
          <w:rFonts w:cstheme="minorHAnsi"/>
          <w:i/>
          <w:noProof/>
          <w:szCs w:val="24"/>
          <w:rPrChange w:id="477" w:author="Travis Kemp" w:date="2017-12-03T07:02:00Z">
            <w:rPr>
              <w:rFonts w:cstheme="minorHAnsi"/>
              <w:i/>
              <w:noProof/>
              <w:szCs w:val="24"/>
            </w:rPr>
          </w:rPrChange>
        </w:rPr>
        <w:lastRenderedPageBreak/>
        <w:drawing>
          <wp:inline distT="0" distB="0" distL="0" distR="0" wp14:anchorId="250CB939" wp14:editId="53A38A22">
            <wp:extent cx="2806811" cy="26875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sons_why_theater_visited.png"/>
                    <pic:cNvPicPr/>
                  </pic:nvPicPr>
                  <pic:blipFill rotWithShape="1">
                    <a:blip r:embed="rId42">
                      <a:extLst>
                        <a:ext uri="{28A0092B-C50C-407E-A947-70E740481C1C}">
                          <a14:useLocalDpi xmlns:a14="http://schemas.microsoft.com/office/drawing/2010/main" val="0"/>
                        </a:ext>
                      </a:extLst>
                    </a:blip>
                    <a:srcRect l="18102" t="9558" r="18622" b="9658"/>
                    <a:stretch/>
                  </pic:blipFill>
                  <pic:spPr bwMode="auto">
                    <a:xfrm>
                      <a:off x="0" y="0"/>
                      <a:ext cx="2813425" cy="2693874"/>
                    </a:xfrm>
                    <a:prstGeom prst="rect">
                      <a:avLst/>
                    </a:prstGeom>
                    <a:ln>
                      <a:noFill/>
                    </a:ln>
                    <a:extLst>
                      <a:ext uri="{53640926-AAD7-44D8-BBD7-CCE9431645EC}">
                        <a14:shadowObscured xmlns:a14="http://schemas.microsoft.com/office/drawing/2010/main"/>
                      </a:ext>
                    </a:extLst>
                  </pic:spPr>
                </pic:pic>
              </a:graphicData>
            </a:graphic>
          </wp:inline>
        </w:drawing>
      </w:r>
    </w:p>
    <w:p w14:paraId="509375F2" w14:textId="77777777" w:rsidR="00A952B8" w:rsidRPr="00415FAD" w:rsidRDefault="00A952B8" w:rsidP="00D17394">
      <w:pPr>
        <w:jc w:val="center"/>
        <w:rPr>
          <w:rFonts w:cstheme="minorHAnsi"/>
          <w:i/>
          <w:szCs w:val="24"/>
        </w:rPr>
      </w:pPr>
    </w:p>
    <w:p w14:paraId="00B728F5" w14:textId="3E8ECF20" w:rsidR="00A952B8" w:rsidRPr="00415FAD" w:rsidRDefault="00A952B8" w:rsidP="00D17394">
      <w:pPr>
        <w:jc w:val="center"/>
        <w:rPr>
          <w:rFonts w:cstheme="minorHAnsi"/>
          <w:i/>
          <w:szCs w:val="24"/>
        </w:rPr>
      </w:pPr>
      <w:r w:rsidRPr="00415FAD">
        <w:rPr>
          <w:rFonts w:cstheme="minorHAnsi"/>
          <w:i/>
          <w:szCs w:val="24"/>
        </w:rPr>
        <w:t>Word Cloud 2: Reasons why you visit a theater</w:t>
      </w:r>
    </w:p>
    <w:p w14:paraId="68CA028B" w14:textId="73E1452C" w:rsidR="00A952B8" w:rsidRPr="00415FAD" w:rsidRDefault="00A952B8" w:rsidP="00D17394">
      <w:pPr>
        <w:jc w:val="center"/>
        <w:rPr>
          <w:rFonts w:cstheme="minorHAnsi"/>
          <w:i/>
          <w:szCs w:val="24"/>
        </w:rPr>
      </w:pPr>
    </w:p>
    <w:p w14:paraId="24278E70" w14:textId="5131D89A" w:rsidR="00A952B8" w:rsidRPr="00415FAD" w:rsidRDefault="00A952B8" w:rsidP="00D17394">
      <w:pPr>
        <w:jc w:val="center"/>
        <w:rPr>
          <w:rFonts w:cstheme="minorHAnsi"/>
          <w:i/>
          <w:szCs w:val="24"/>
        </w:rPr>
      </w:pPr>
      <w:r w:rsidRPr="00415FAD">
        <w:rPr>
          <w:rFonts w:cstheme="minorHAnsi"/>
          <w:i/>
          <w:noProof/>
          <w:szCs w:val="24"/>
          <w:rPrChange w:id="478" w:author="Travis Kemp" w:date="2017-12-03T07:02:00Z">
            <w:rPr>
              <w:rFonts w:cstheme="minorHAnsi"/>
              <w:i/>
              <w:noProof/>
              <w:szCs w:val="24"/>
            </w:rPr>
          </w:rPrChange>
        </w:rPr>
        <w:drawing>
          <wp:inline distT="0" distB="0" distL="0" distR="0" wp14:anchorId="004F6BA2" wp14:editId="10FA3DF3">
            <wp:extent cx="3140710" cy="283861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_you_love.png"/>
                    <pic:cNvPicPr/>
                  </pic:nvPicPr>
                  <pic:blipFill rotWithShape="1">
                    <a:blip r:embed="rId43" cstate="print">
                      <a:extLst>
                        <a:ext uri="{28A0092B-C50C-407E-A947-70E740481C1C}">
                          <a14:useLocalDpi xmlns:a14="http://schemas.microsoft.com/office/drawing/2010/main" val="0"/>
                        </a:ext>
                      </a:extLst>
                    </a:blip>
                    <a:srcRect l="10474" t="1846" r="11456" b="4075"/>
                    <a:stretch/>
                  </pic:blipFill>
                  <pic:spPr bwMode="auto">
                    <a:xfrm>
                      <a:off x="0" y="0"/>
                      <a:ext cx="3145046" cy="2842535"/>
                    </a:xfrm>
                    <a:prstGeom prst="rect">
                      <a:avLst/>
                    </a:prstGeom>
                    <a:ln>
                      <a:noFill/>
                    </a:ln>
                    <a:extLst>
                      <a:ext uri="{53640926-AAD7-44D8-BBD7-CCE9431645EC}">
                        <a14:shadowObscured xmlns:a14="http://schemas.microsoft.com/office/drawing/2010/main"/>
                      </a:ext>
                    </a:extLst>
                  </pic:spPr>
                </pic:pic>
              </a:graphicData>
            </a:graphic>
          </wp:inline>
        </w:drawing>
      </w:r>
    </w:p>
    <w:p w14:paraId="7322A40C" w14:textId="2BF8A12B" w:rsidR="00A952B8" w:rsidRPr="00415FAD" w:rsidRDefault="00A952B8" w:rsidP="00D17394">
      <w:pPr>
        <w:jc w:val="center"/>
        <w:rPr>
          <w:rFonts w:cstheme="minorHAnsi"/>
          <w:i/>
          <w:szCs w:val="24"/>
        </w:rPr>
      </w:pPr>
    </w:p>
    <w:p w14:paraId="7C4BC875" w14:textId="0C8B8DC0" w:rsidR="00A952B8" w:rsidRPr="00415FAD" w:rsidRDefault="00A952B8" w:rsidP="00D17394">
      <w:pPr>
        <w:jc w:val="center"/>
        <w:rPr>
          <w:rFonts w:cstheme="minorHAnsi"/>
          <w:i/>
          <w:szCs w:val="24"/>
        </w:rPr>
      </w:pPr>
      <w:r w:rsidRPr="00415FAD">
        <w:rPr>
          <w:rFonts w:cstheme="minorHAnsi"/>
          <w:i/>
          <w:szCs w:val="24"/>
        </w:rPr>
        <w:t>Word Cloud 3: What you love about the theater</w:t>
      </w:r>
    </w:p>
    <w:p w14:paraId="13D15B7D" w14:textId="77777777" w:rsidR="00D17394" w:rsidRPr="00415FAD" w:rsidRDefault="00D17394">
      <w:pPr>
        <w:rPr>
          <w:rFonts w:cstheme="minorHAnsi"/>
          <w:szCs w:val="24"/>
          <w:rPrChange w:id="479" w:author="Travis Kemp" w:date="2017-12-03T07:02:00Z">
            <w:rPr>
              <w:rFonts w:cstheme="minorHAnsi"/>
              <w:szCs w:val="24"/>
            </w:rPr>
          </w:rPrChange>
        </w:rPr>
        <w:pPrChange w:id="480" w:author="Travis Kemp" w:date="2017-12-02T06:27:00Z">
          <w:pPr>
            <w:pStyle w:val="ListParagraph"/>
            <w:numPr>
              <w:numId w:val="31"/>
            </w:numPr>
            <w:ind w:hanging="360"/>
          </w:pPr>
        </w:pPrChange>
      </w:pPr>
    </w:p>
    <w:p w14:paraId="6BB572EA" w14:textId="77777777" w:rsidR="001842A7" w:rsidRPr="00415FAD" w:rsidDel="00AC7143" w:rsidRDefault="001842A7" w:rsidP="001842A7">
      <w:pPr>
        <w:ind w:left="360"/>
        <w:rPr>
          <w:del w:id="481" w:author="Travis Kemp" w:date="2017-12-03T06:49:00Z"/>
          <w:rFonts w:cstheme="minorHAnsi"/>
          <w:szCs w:val="24"/>
        </w:rPr>
      </w:pPr>
    </w:p>
    <w:p w14:paraId="46A15905" w14:textId="77777777" w:rsidR="00AC7143" w:rsidRPr="00415FAD" w:rsidRDefault="00AC7143" w:rsidP="00DF5BB1">
      <w:pPr>
        <w:pStyle w:val="Heading1"/>
        <w:spacing w:after="120" w:line="276" w:lineRule="auto"/>
        <w:rPr>
          <w:ins w:id="482" w:author="Travis Kemp" w:date="2017-12-03T06:49:00Z"/>
          <w:rFonts w:cstheme="minorHAnsi"/>
          <w:sz w:val="24"/>
          <w:szCs w:val="24"/>
        </w:rPr>
      </w:pPr>
    </w:p>
    <w:p w14:paraId="1B819A34" w14:textId="4C507B91" w:rsidR="00914BC5" w:rsidRPr="00415FAD" w:rsidRDefault="00914BC5" w:rsidP="00DF5BB1">
      <w:pPr>
        <w:pStyle w:val="Heading1"/>
        <w:spacing w:after="120" w:line="276" w:lineRule="auto"/>
        <w:rPr>
          <w:ins w:id="483" w:author="Travis Kemp" w:date="2017-12-01T08:53:00Z"/>
          <w:rFonts w:cstheme="minorHAnsi"/>
          <w:sz w:val="24"/>
          <w:szCs w:val="24"/>
        </w:rPr>
      </w:pPr>
      <w:bookmarkStart w:id="484" w:name="_Toc500048539"/>
      <w:r w:rsidRPr="00415FAD">
        <w:rPr>
          <w:rFonts w:cstheme="minorHAnsi"/>
          <w:sz w:val="24"/>
          <w:szCs w:val="24"/>
        </w:rPr>
        <w:t>References</w:t>
      </w:r>
      <w:bookmarkEnd w:id="484"/>
    </w:p>
    <w:customXmlInsRangeStart w:id="485" w:author="Travis Kemp" w:date="2017-12-01T09:59:00Z"/>
    <w:sdt>
      <w:sdtPr>
        <w:rPr>
          <w:rFonts w:cstheme="minorHAnsi"/>
          <w:szCs w:val="24"/>
        </w:rPr>
        <w:id w:val="2036076537"/>
        <w:docPartObj>
          <w:docPartGallery w:val="Bibliographies"/>
          <w:docPartUnique/>
        </w:docPartObj>
      </w:sdtPr>
      <w:sdtEndPr/>
      <w:sdtContent>
        <w:customXmlInsRangeEnd w:id="485"/>
        <w:customXmlInsRangeStart w:id="486" w:author="Travis Kemp" w:date="2017-12-01T09:59:00Z"/>
        <w:sdt>
          <w:sdtPr>
            <w:rPr>
              <w:rFonts w:cstheme="minorHAnsi"/>
              <w:szCs w:val="24"/>
            </w:rPr>
            <w:id w:val="-573587230"/>
            <w:bibliography/>
          </w:sdtPr>
          <w:sdtEndPr/>
          <w:sdtContent>
            <w:customXmlInsRangeEnd w:id="486"/>
            <w:p w14:paraId="496F9581" w14:textId="53382847" w:rsidR="00B662A7" w:rsidRPr="00415FAD" w:rsidRDefault="00B662A7">
              <w:pPr>
                <w:ind w:firstLine="720"/>
                <w:rPr>
                  <w:ins w:id="487" w:author="Travis Kemp" w:date="2017-12-01T10:00:00Z"/>
                  <w:rFonts w:cstheme="minorHAnsi"/>
                  <w:noProof/>
                  <w:szCs w:val="24"/>
                  <w:rPrChange w:id="488" w:author="Travis Kemp" w:date="2017-12-03T07:02:00Z">
                    <w:rPr>
                      <w:ins w:id="489" w:author="Travis Kemp" w:date="2017-12-01T10:00:00Z"/>
                    </w:rPr>
                  </w:rPrChange>
                </w:rPr>
                <w:pPrChange w:id="490" w:author="Travis Kemp" w:date="2017-12-01T10:00:00Z">
                  <w:pPr>
                    <w:ind w:left="720" w:firstLine="720"/>
                  </w:pPr>
                </w:pPrChange>
              </w:pPr>
              <w:ins w:id="491" w:author="Travis Kemp" w:date="2017-12-01T09:59:00Z">
                <w:r w:rsidRPr="00415FAD">
                  <w:rPr>
                    <w:rFonts w:cstheme="minorHAnsi"/>
                    <w:szCs w:val="24"/>
                    <w:rPrChange w:id="492" w:author="Travis Kemp" w:date="2017-12-03T07:02:00Z">
                      <w:rPr>
                        <w:rFonts w:cstheme="minorHAnsi"/>
                        <w:szCs w:val="24"/>
                      </w:rPr>
                    </w:rPrChange>
                  </w:rPr>
                  <w:fldChar w:fldCharType="begin"/>
                </w:r>
                <w:r w:rsidRPr="00415FAD">
                  <w:rPr>
                    <w:rFonts w:cstheme="minorHAnsi"/>
                    <w:szCs w:val="24"/>
                  </w:rPr>
                  <w:instrText xml:space="preserve"> BIBLIOGRAPHY </w:instrText>
                </w:r>
                <w:r w:rsidRPr="00415FAD">
                  <w:rPr>
                    <w:rFonts w:cstheme="minorHAnsi"/>
                    <w:szCs w:val="24"/>
                    <w:rPrChange w:id="493" w:author="Travis Kemp" w:date="2017-12-03T07:02:00Z">
                      <w:rPr>
                        <w:rFonts w:cstheme="minorHAnsi"/>
                        <w:b/>
                        <w:bCs/>
                        <w:noProof/>
                        <w:szCs w:val="24"/>
                      </w:rPr>
                    </w:rPrChange>
                  </w:rPr>
                  <w:fldChar w:fldCharType="separate"/>
                </w:r>
              </w:ins>
              <w:r w:rsidRPr="00415FAD">
                <w:rPr>
                  <w:rFonts w:cstheme="minorHAnsi"/>
                  <w:noProof/>
                  <w:szCs w:val="24"/>
                </w:rPr>
                <w:t xml:space="preserve">Cinemark. (n.d.). </w:t>
              </w:r>
              <w:r w:rsidRPr="00415FAD">
                <w:rPr>
                  <w:rFonts w:cstheme="minorHAnsi"/>
                  <w:i/>
                  <w:iCs/>
                  <w:noProof/>
                  <w:szCs w:val="24"/>
                </w:rPr>
                <w:t>Contact Us</w:t>
              </w:r>
              <w:r w:rsidRPr="00415FAD">
                <w:rPr>
                  <w:rFonts w:cstheme="minorHAnsi"/>
                  <w:noProof/>
                  <w:szCs w:val="24"/>
                </w:rPr>
                <w:t>. Retrieved from Cinemark: https://cinemark.com/contact-us</w:t>
              </w:r>
            </w:p>
            <w:p w14:paraId="2C6E0A34" w14:textId="77777777" w:rsidR="00B662A7" w:rsidRPr="00415FAD" w:rsidRDefault="00B662A7">
              <w:pPr>
                <w:ind w:firstLine="720"/>
                <w:rPr>
                  <w:rFonts w:cstheme="minorHAnsi"/>
                  <w:noProof/>
                  <w:szCs w:val="24"/>
                </w:rPr>
                <w:pPrChange w:id="494" w:author="Travis Kemp" w:date="2017-12-01T10:00:00Z">
                  <w:pPr>
                    <w:pStyle w:val="Bibliography"/>
                    <w:ind w:left="720" w:hanging="720"/>
                  </w:pPr>
                </w:pPrChange>
              </w:pPr>
            </w:p>
            <w:p w14:paraId="58C74A02" w14:textId="6BBBF641" w:rsidR="00B662A7" w:rsidRPr="00415FAD" w:rsidRDefault="00B662A7">
              <w:pPr>
                <w:ind w:firstLine="720"/>
                <w:rPr>
                  <w:ins w:id="495" w:author="Travis Kemp" w:date="2017-12-01T10:00:00Z"/>
                  <w:rFonts w:cstheme="minorHAnsi"/>
                  <w:noProof/>
                  <w:szCs w:val="24"/>
                </w:rPr>
                <w:pPrChange w:id="496" w:author="Travis Kemp" w:date="2017-12-01T10:00:00Z">
                  <w:pPr>
                    <w:ind w:left="720" w:firstLine="720"/>
                  </w:pPr>
                </w:pPrChange>
              </w:pPr>
              <w:r w:rsidRPr="00415FAD">
                <w:rPr>
                  <w:rFonts w:cstheme="minorHAnsi"/>
                  <w:noProof/>
                  <w:szCs w:val="24"/>
                </w:rPr>
                <w:lastRenderedPageBreak/>
                <w:t xml:space="preserve">Fortune. (2017, August 31). </w:t>
              </w:r>
              <w:r w:rsidRPr="00415FAD">
                <w:rPr>
                  <w:rFonts w:cstheme="minorHAnsi"/>
                  <w:i/>
                  <w:iCs/>
                  <w:noProof/>
                  <w:szCs w:val="24"/>
                </w:rPr>
                <w:t>Fortune</w:t>
              </w:r>
              <w:r w:rsidRPr="00415FAD">
                <w:rPr>
                  <w:rFonts w:cstheme="minorHAnsi"/>
                  <w:noProof/>
                  <w:szCs w:val="24"/>
                </w:rPr>
                <w:t>. Retrieved from Hollywood Summer Box Office Movie Stocks: http://fortune.com/2017/08/31/hollywood-summer-box-office-movie-stocks/</w:t>
              </w:r>
            </w:p>
            <w:p w14:paraId="24E2FDB2" w14:textId="77777777" w:rsidR="00B662A7" w:rsidRPr="00415FAD" w:rsidRDefault="00B662A7">
              <w:pPr>
                <w:ind w:firstLine="720"/>
                <w:rPr>
                  <w:rFonts w:cstheme="minorHAnsi"/>
                  <w:noProof/>
                  <w:szCs w:val="24"/>
                </w:rPr>
                <w:pPrChange w:id="497" w:author="Travis Kemp" w:date="2017-12-01T10:00:00Z">
                  <w:pPr>
                    <w:pStyle w:val="Bibliography"/>
                    <w:ind w:left="720" w:hanging="720"/>
                  </w:pPr>
                </w:pPrChange>
              </w:pPr>
            </w:p>
            <w:p w14:paraId="706F07E3" w14:textId="77777777" w:rsidR="00B662A7" w:rsidRPr="00415FAD" w:rsidRDefault="00B662A7">
              <w:pPr>
                <w:ind w:firstLine="720"/>
                <w:rPr>
                  <w:rFonts w:cstheme="minorHAnsi"/>
                  <w:noProof/>
                  <w:szCs w:val="24"/>
                </w:rPr>
                <w:pPrChange w:id="498" w:author="Travis Kemp" w:date="2017-12-01T10:00:00Z">
                  <w:pPr>
                    <w:pStyle w:val="Bibliography"/>
                    <w:ind w:left="720" w:hanging="720"/>
                  </w:pPr>
                </w:pPrChange>
              </w:pPr>
              <w:r w:rsidRPr="00415FAD">
                <w:rPr>
                  <w:rFonts w:cstheme="minorHAnsi"/>
                  <w:noProof/>
                  <w:szCs w:val="24"/>
                </w:rPr>
                <w:t xml:space="preserve">Wistia. (2016, July 5). </w:t>
              </w:r>
              <w:r w:rsidRPr="00415FAD">
                <w:rPr>
                  <w:rFonts w:cstheme="minorHAnsi"/>
                  <w:i/>
                  <w:iCs/>
                  <w:noProof/>
                  <w:szCs w:val="24"/>
                </w:rPr>
                <w:t>How Long Should Your Next Video Be?</w:t>
              </w:r>
              <w:r w:rsidRPr="00415FAD">
                <w:rPr>
                  <w:rFonts w:cstheme="minorHAnsi"/>
                  <w:noProof/>
                  <w:szCs w:val="24"/>
                </w:rPr>
                <w:t xml:space="preserve"> Retrieved from Wistia: https://wistia.com/blog/optimal-video-length</w:t>
              </w:r>
            </w:p>
            <w:p w14:paraId="08CC3D09" w14:textId="6F0A9AC7" w:rsidR="00B662A7" w:rsidRPr="00415FAD" w:rsidRDefault="00B662A7" w:rsidP="00B662A7">
              <w:pPr>
                <w:rPr>
                  <w:ins w:id="499" w:author="Travis Kemp" w:date="2017-12-01T09:59:00Z"/>
                  <w:rFonts w:cstheme="minorHAnsi"/>
                  <w:szCs w:val="24"/>
                </w:rPr>
              </w:pPr>
              <w:ins w:id="500" w:author="Travis Kemp" w:date="2017-12-01T09:59:00Z">
                <w:r w:rsidRPr="00415FAD">
                  <w:rPr>
                    <w:rFonts w:cstheme="minorHAnsi"/>
                    <w:b/>
                    <w:bCs/>
                    <w:noProof/>
                    <w:szCs w:val="24"/>
                    <w:rPrChange w:id="501" w:author="Travis Kemp" w:date="2017-12-03T07:02:00Z">
                      <w:rPr>
                        <w:rFonts w:cstheme="minorHAnsi"/>
                        <w:b/>
                        <w:bCs/>
                        <w:noProof/>
                        <w:szCs w:val="24"/>
                      </w:rPr>
                    </w:rPrChange>
                  </w:rPr>
                  <w:fldChar w:fldCharType="end"/>
                </w:r>
              </w:ins>
            </w:p>
            <w:customXmlInsRangeStart w:id="502" w:author="Travis Kemp" w:date="2017-12-01T09:59:00Z"/>
          </w:sdtContent>
        </w:sdt>
        <w:customXmlInsRangeEnd w:id="502"/>
        <w:customXmlInsRangeStart w:id="503" w:author="Travis Kemp" w:date="2017-12-01T09:59:00Z"/>
      </w:sdtContent>
    </w:sdt>
    <w:customXmlInsRangeEnd w:id="503"/>
    <w:p w14:paraId="1B96FE4B" w14:textId="77777777" w:rsidR="0069280C" w:rsidRPr="00415FAD" w:rsidRDefault="0069280C">
      <w:pPr>
        <w:rPr>
          <w:rFonts w:cstheme="minorHAnsi"/>
          <w:szCs w:val="24"/>
          <w:rPrChange w:id="504" w:author="Travis Kemp" w:date="2017-12-03T07:02:00Z">
            <w:rPr>
              <w:rFonts w:cstheme="minorHAnsi"/>
              <w:szCs w:val="24"/>
            </w:rPr>
          </w:rPrChange>
        </w:rPr>
        <w:pPrChange w:id="505" w:author="Travis Kemp" w:date="2017-12-01T08:53:00Z">
          <w:pPr>
            <w:pStyle w:val="Heading1"/>
            <w:spacing w:after="120" w:line="276" w:lineRule="auto"/>
          </w:pPr>
        </w:pPrChange>
      </w:pPr>
    </w:p>
    <w:p w14:paraId="477A81DF" w14:textId="4EE9AC9C" w:rsidR="004D6473" w:rsidRPr="00415FAD" w:rsidRDefault="004D6473" w:rsidP="00DF5BB1">
      <w:pPr>
        <w:spacing w:after="120" w:line="276" w:lineRule="auto"/>
        <w:rPr>
          <w:rFonts w:cstheme="minorHAnsi"/>
          <w:szCs w:val="24"/>
        </w:rPr>
      </w:pPr>
    </w:p>
    <w:p w14:paraId="2035EAFC" w14:textId="597CFD31" w:rsidR="001D46DF" w:rsidRPr="00415FAD" w:rsidRDefault="001D46DF" w:rsidP="00DF5BB1">
      <w:pPr>
        <w:spacing w:after="120" w:line="276" w:lineRule="auto"/>
        <w:rPr>
          <w:rFonts w:cstheme="minorHAnsi"/>
          <w:szCs w:val="24"/>
        </w:rPr>
      </w:pPr>
    </w:p>
    <w:sectPr w:rsidR="001D46DF" w:rsidRPr="00415FAD" w:rsidSect="008622C5">
      <w:headerReference w:type="default" r:id="rId44"/>
      <w:footerReference w:type="default" r:id="rId45"/>
      <w:pgSz w:w="12240" w:h="15840"/>
      <w:pgMar w:top="1440" w:right="1800" w:bottom="1440" w:left="180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2" w:author="Amber Soriano" w:date="2017-11-28T18:53:00Z" w:initials="AS">
    <w:p w14:paraId="5F2BE604" w14:textId="12D970DE" w:rsidR="00AC7143" w:rsidRDefault="00AC7143">
      <w:pPr>
        <w:pStyle w:val="CommentText"/>
      </w:pPr>
      <w:r>
        <w:rPr>
          <w:rStyle w:val="CommentReference"/>
        </w:rPr>
        <w:annotationRef/>
      </w:r>
      <w:r>
        <w:t xml:space="preserve">Classified as…? Including…? </w:t>
      </w:r>
      <w:r>
        <w:br/>
      </w:r>
      <w:r>
        <w:br/>
        <w:t>Maybe “The consumer video entertainment industry – currently comprised of many players, from movie theatre chains and film studios to streaming content services – is going through…”</w:t>
      </w:r>
    </w:p>
  </w:comment>
  <w:comment w:id="172" w:author="Amber Soriano" w:date="2017-11-28T18:54:00Z" w:initials="AS">
    <w:p w14:paraId="01AD45FC" w14:textId="0A60708F" w:rsidR="00AC7143" w:rsidRDefault="00AC7143">
      <w:pPr>
        <w:pStyle w:val="CommentText"/>
      </w:pPr>
      <w:r>
        <w:rPr>
          <w:rStyle w:val="CommentReference"/>
        </w:rPr>
        <w:annotationRef/>
      </w:r>
      <w:r>
        <w:t>Shows? As in showtimes? Or just content (concerts, old films, marathons)?</w:t>
      </w:r>
    </w:p>
  </w:comment>
  <w:comment w:id="187" w:author="Amber Soriano" w:date="2017-11-28T19:12:00Z" w:initials="AS">
    <w:p w14:paraId="3D455C19" w14:textId="2B012212" w:rsidR="00AC7143" w:rsidRDefault="00AC7143">
      <w:pPr>
        <w:pStyle w:val="CommentText"/>
      </w:pPr>
      <w:r>
        <w:rPr>
          <w:rStyle w:val="CommentReference"/>
        </w:rPr>
        <w:annotationRef/>
      </w:r>
      <w:r>
        <w:rPr>
          <w:noProof/>
        </w:rPr>
        <w:t>Are there any other statements that came from this source we can cite in the paper?</w:t>
      </w:r>
    </w:p>
  </w:comment>
  <w:comment w:id="199" w:author="Amber Soriano" w:date="2017-11-28T19:18:00Z" w:initials="AS">
    <w:p w14:paraId="3D1B9DC8" w14:textId="4565B9D2" w:rsidR="00AC7143" w:rsidRDefault="00AC7143">
      <w:pPr>
        <w:pStyle w:val="CommentText"/>
      </w:pPr>
      <w:r>
        <w:rPr>
          <w:rStyle w:val="CommentReference"/>
        </w:rPr>
        <w:annotationRef/>
      </w:r>
      <w:r w:rsidRPr="000E1A11">
        <w:t>https://cinemark.com/contact-us</w:t>
      </w:r>
    </w:p>
  </w:comment>
  <w:comment w:id="211" w:author="Amber Soriano" w:date="2017-11-28T19:27:00Z" w:initials="AS">
    <w:p w14:paraId="488EE8E0" w14:textId="2D88A73A" w:rsidR="00AC7143" w:rsidRDefault="00AC7143">
      <w:pPr>
        <w:pStyle w:val="CommentText"/>
      </w:pPr>
      <w:r>
        <w:rPr>
          <w:noProof/>
        </w:rPr>
        <w:t>This sounds a bit informal -- can we change to "Children and Teens" or something different?</w:t>
      </w:r>
    </w:p>
  </w:comment>
  <w:comment w:id="230" w:author="Amber Soriano" w:date="2017-11-28T19:49:00Z" w:initials="AS">
    <w:p w14:paraId="44FE0F15" w14:textId="77777777" w:rsidR="00AC7143" w:rsidRDefault="00AC7143">
      <w:pPr>
        <w:pStyle w:val="CommentText"/>
      </w:pPr>
      <w:r>
        <w:rPr>
          <w:rStyle w:val="CommentReference"/>
        </w:rPr>
        <w:annotationRef/>
      </w:r>
      <w:r>
        <w:rPr>
          <w:noProof/>
        </w:rPr>
        <w:t>Does this section belong here? It gets pretty specific at the end.</w:t>
      </w:r>
    </w:p>
  </w:comment>
  <w:comment w:id="231" w:author="Travis Kemp" w:date="2017-12-01T06:41:00Z" w:initials="TK">
    <w:p w14:paraId="10085764" w14:textId="685F2D10" w:rsidR="00AC7143" w:rsidRDefault="00AC7143">
      <w:pPr>
        <w:pStyle w:val="CommentText"/>
      </w:pPr>
      <w:r>
        <w:rPr>
          <w:rStyle w:val="CommentReference"/>
        </w:rPr>
        <w:annotationRef/>
      </w:r>
      <w:r>
        <w:t>So this is the “conclusion” of the executive summary. I interpreted that to mean we were to state the outcomes of the paper and then the analysis dives into how we got there. Maybe just trim the specifics down?</w:t>
      </w:r>
    </w:p>
  </w:comment>
  <w:comment w:id="246" w:author="Amber Soriano" w:date="2017-11-28T20:06:00Z" w:initials="AS">
    <w:p w14:paraId="2DD1546C" w14:textId="52A082CF" w:rsidR="00AC7143" w:rsidRDefault="00AC7143">
      <w:pPr>
        <w:pStyle w:val="CommentText"/>
      </w:pPr>
      <w:r>
        <w:rPr>
          <w:rStyle w:val="CommentReference"/>
        </w:rPr>
        <w:annotationRef/>
      </w:r>
      <w:r>
        <w:rPr>
          <w:noProof/>
        </w:rPr>
        <w:t>To cite.</w:t>
      </w:r>
    </w:p>
  </w:comment>
  <w:comment w:id="270" w:author="Amber Soriano" w:date="2017-11-28T20:12:00Z" w:initials="AS">
    <w:p w14:paraId="52683445" w14:textId="02AA2F22" w:rsidR="00AC7143" w:rsidRDefault="00AC7143">
      <w:pPr>
        <w:pStyle w:val="CommentText"/>
      </w:pPr>
      <w:r>
        <w:rPr>
          <w:rStyle w:val="CommentReference"/>
        </w:rPr>
        <w:annotationRef/>
      </w:r>
      <w:r>
        <w:rPr>
          <w:noProof/>
        </w:rPr>
        <w:t>by price? monthly fee? how?</w:t>
      </w:r>
    </w:p>
  </w:comment>
  <w:comment w:id="274" w:author="Amber Soriano" w:date="2017-11-28T20:13:00Z" w:initials="AS">
    <w:p w14:paraId="7FD71509" w14:textId="794EFFDD" w:rsidR="00AC7143" w:rsidRDefault="00AC7143">
      <w:pPr>
        <w:pStyle w:val="CommentText"/>
      </w:pPr>
      <w:r>
        <w:rPr>
          <w:rStyle w:val="CommentReference"/>
        </w:rPr>
        <w:annotationRef/>
      </w:r>
      <w:r>
        <w:rPr>
          <w:noProof/>
        </w:rPr>
        <w:t>I'm not sure what this means.Rephrase?</w:t>
      </w:r>
    </w:p>
  </w:comment>
  <w:comment w:id="285" w:author="Amber Soriano" w:date="2017-11-28T20:48:00Z" w:initials="AS">
    <w:p w14:paraId="1FC7448D" w14:textId="3A9DA95E" w:rsidR="00AC7143" w:rsidRDefault="00AC7143">
      <w:pPr>
        <w:pStyle w:val="CommentText"/>
      </w:pPr>
      <w:r>
        <w:rPr>
          <w:rStyle w:val="CommentReference"/>
        </w:rPr>
        <w:annotationRef/>
      </w:r>
      <w:r>
        <w:rPr>
          <w:noProof/>
        </w:rPr>
        <w:t>just Cinemark theatregoers? or all theatre goers?</w:t>
      </w:r>
    </w:p>
  </w:comment>
  <w:comment w:id="297" w:author="Amber Soriano" w:date="2017-11-28T21:07:00Z" w:initials="AS">
    <w:p w14:paraId="5ABF1F16" w14:textId="71187BC9" w:rsidR="00AC7143" w:rsidRDefault="00AC7143">
      <w:pPr>
        <w:pStyle w:val="CommentText"/>
      </w:pPr>
      <w:r>
        <w:rPr>
          <w:rStyle w:val="CommentReference"/>
        </w:rPr>
        <w:annotationRef/>
      </w:r>
      <w:r>
        <w:rPr>
          <w:noProof/>
        </w:rPr>
        <w:t>a bit unclear.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2BE604" w15:done="1"/>
  <w15:commentEx w15:paraId="01AD45FC" w15:done="1"/>
  <w15:commentEx w15:paraId="3D455C19" w15:done="0"/>
  <w15:commentEx w15:paraId="3D1B9DC8" w15:done="1"/>
  <w15:commentEx w15:paraId="488EE8E0" w15:done="1"/>
  <w15:commentEx w15:paraId="44FE0F15" w15:done="0"/>
  <w15:commentEx w15:paraId="10085764" w15:paraIdParent="44FE0F15" w15:done="0"/>
  <w15:commentEx w15:paraId="2DD1546C" w15:done="1"/>
  <w15:commentEx w15:paraId="52683445" w15:done="1"/>
  <w15:commentEx w15:paraId="7FD71509" w15:done="1"/>
  <w15:commentEx w15:paraId="1FC7448D" w15:done="1"/>
  <w15:commentEx w15:paraId="5ABF1F1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2BE604" w16cid:durableId="1DCB74A6"/>
  <w16cid:commentId w16cid:paraId="01AD45FC" w16cid:durableId="1DCB74A7"/>
  <w16cid:commentId w16cid:paraId="3D455C19" w16cid:durableId="1DCB74A8"/>
  <w16cid:commentId w16cid:paraId="3D1B9DC8" w16cid:durableId="1DCB74A9"/>
  <w16cid:commentId w16cid:paraId="488EE8E0" w16cid:durableId="1DCB74AA"/>
  <w16cid:commentId w16cid:paraId="44FE0F15" w16cid:durableId="1DCB74AB"/>
  <w16cid:commentId w16cid:paraId="10085764" w16cid:durableId="1DCB7816"/>
  <w16cid:commentId w16cid:paraId="2DD1546C" w16cid:durableId="1DCB74AC"/>
  <w16cid:commentId w16cid:paraId="52683445" w16cid:durableId="1DCB74AD"/>
  <w16cid:commentId w16cid:paraId="7FD71509" w16cid:durableId="1DCB74AE"/>
  <w16cid:commentId w16cid:paraId="1FC7448D" w16cid:durableId="1DCB74AF"/>
  <w16cid:commentId w16cid:paraId="5ABF1F16" w16cid:durableId="1DCB74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0677B" w14:textId="77777777" w:rsidR="00491BA4" w:rsidRDefault="00491BA4">
      <w:r>
        <w:separator/>
      </w:r>
    </w:p>
  </w:endnote>
  <w:endnote w:type="continuationSeparator" w:id="0">
    <w:p w14:paraId="743AC6E6" w14:textId="77777777" w:rsidR="00491BA4" w:rsidRDefault="00491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E8ABE" w14:textId="3E7C2C47" w:rsidR="00AC7143" w:rsidRDefault="00AC7143">
    <w:pPr>
      <w:pStyle w:val="Footer"/>
      <w:ind w:right="360"/>
    </w:pPr>
    <w:r>
      <w:rPr>
        <w:rStyle w:val="PageNumber"/>
      </w:rPr>
      <w:t>Cinemark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CC570D" w14:textId="77777777" w:rsidR="00491BA4" w:rsidRDefault="00491BA4">
      <w:r>
        <w:separator/>
      </w:r>
    </w:p>
  </w:footnote>
  <w:footnote w:type="continuationSeparator" w:id="0">
    <w:p w14:paraId="26E8F753" w14:textId="77777777" w:rsidR="00491BA4" w:rsidRDefault="00491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225C8" w14:textId="6F7C21EB" w:rsidR="00AC7143" w:rsidRDefault="00AC7143">
    <w:pPr>
      <w:pStyle w:val="Header"/>
    </w:pPr>
    <w:r>
      <w:rPr>
        <w:i/>
        <w:sz w:val="20"/>
      </w:rPr>
      <w:t>Cinemark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70372"/>
    <w:multiLevelType w:val="hybridMultilevel"/>
    <w:tmpl w:val="4F1A03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0244"/>
    <w:multiLevelType w:val="hybridMultilevel"/>
    <w:tmpl w:val="121626EA"/>
    <w:lvl w:ilvl="0" w:tplc="26EECAF2">
      <w:start w:val="1"/>
      <w:numFmt w:val="decimal"/>
      <w:lvlText w:val="%1."/>
      <w:lvlJc w:val="left"/>
      <w:pPr>
        <w:tabs>
          <w:tab w:val="num" w:pos="780"/>
        </w:tabs>
        <w:ind w:left="780" w:hanging="360"/>
      </w:pPr>
      <w:rPr>
        <w:rFonts w:ascii="Times New Roman" w:eastAsia="Times New Roman" w:hAnsi="Times New Roman" w:cs="Times New Roman"/>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C9D06BB"/>
    <w:multiLevelType w:val="hybridMultilevel"/>
    <w:tmpl w:val="A23AF2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125CBB"/>
    <w:multiLevelType w:val="hybridMultilevel"/>
    <w:tmpl w:val="B792F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C0776"/>
    <w:multiLevelType w:val="hybridMultilevel"/>
    <w:tmpl w:val="CB1EC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820BE"/>
    <w:multiLevelType w:val="hybridMultilevel"/>
    <w:tmpl w:val="C89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A69D2"/>
    <w:multiLevelType w:val="hybridMultilevel"/>
    <w:tmpl w:val="E780B1A8"/>
    <w:lvl w:ilvl="0" w:tplc="EFC6195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74733"/>
    <w:multiLevelType w:val="hybridMultilevel"/>
    <w:tmpl w:val="137E151E"/>
    <w:lvl w:ilvl="0" w:tplc="6B88B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26733"/>
    <w:multiLevelType w:val="multilevel"/>
    <w:tmpl w:val="93048A3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44E778A"/>
    <w:multiLevelType w:val="singleLevel"/>
    <w:tmpl w:val="8AD467D6"/>
    <w:lvl w:ilvl="0">
      <w:start w:val="1"/>
      <w:numFmt w:val="decimal"/>
      <w:lvlText w:val="%1."/>
      <w:legacy w:legacy="1" w:legacySpace="0" w:legacyIndent="360"/>
      <w:lvlJc w:val="left"/>
      <w:pPr>
        <w:ind w:left="1080" w:hanging="360"/>
      </w:pPr>
    </w:lvl>
  </w:abstractNum>
  <w:abstractNum w:abstractNumId="10" w15:restartNumberingAfterBreak="0">
    <w:nsid w:val="3903698F"/>
    <w:multiLevelType w:val="hybridMultilevel"/>
    <w:tmpl w:val="C8DA1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B802C8"/>
    <w:multiLevelType w:val="hybridMultilevel"/>
    <w:tmpl w:val="B3ECE9C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3131C8"/>
    <w:multiLevelType w:val="hybridMultilevel"/>
    <w:tmpl w:val="6E52D3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D1166D"/>
    <w:multiLevelType w:val="hybridMultilevel"/>
    <w:tmpl w:val="F9D89F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A717C"/>
    <w:multiLevelType w:val="hybridMultilevel"/>
    <w:tmpl w:val="0E067D06"/>
    <w:lvl w:ilvl="0" w:tplc="F35C9FD8">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0D21E7"/>
    <w:multiLevelType w:val="hybridMultilevel"/>
    <w:tmpl w:val="21C84A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F546FA8"/>
    <w:multiLevelType w:val="hybridMultilevel"/>
    <w:tmpl w:val="0BCCFAEC"/>
    <w:lvl w:ilvl="0" w:tplc="BE429D8E">
      <w:start w:val="1"/>
      <w:numFmt w:val="decimal"/>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100D91"/>
    <w:multiLevelType w:val="hybridMultilevel"/>
    <w:tmpl w:val="EA346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525F97"/>
    <w:multiLevelType w:val="hybridMultilevel"/>
    <w:tmpl w:val="938E176C"/>
    <w:lvl w:ilvl="0" w:tplc="A76428A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646F4A"/>
    <w:multiLevelType w:val="hybridMultilevel"/>
    <w:tmpl w:val="9ABEEE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C909CD"/>
    <w:multiLevelType w:val="hybridMultilevel"/>
    <w:tmpl w:val="F53A34EC"/>
    <w:lvl w:ilvl="0" w:tplc="8272C6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6C24915"/>
    <w:multiLevelType w:val="hybridMultilevel"/>
    <w:tmpl w:val="15B0632A"/>
    <w:lvl w:ilvl="0" w:tplc="AF4C7C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9"/>
    <w:lvlOverride w:ilvl="0">
      <w:lvl w:ilvl="0">
        <w:start w:val="1"/>
        <w:numFmt w:val="decimal"/>
        <w:lvlText w:val="%1."/>
        <w:legacy w:legacy="1" w:legacySpace="0" w:legacyIndent="360"/>
        <w:lvlJc w:val="left"/>
        <w:pPr>
          <w:ind w:left="1080" w:hanging="360"/>
        </w:pPr>
      </w:lvl>
    </w:lvlOverride>
  </w:num>
  <w:num w:numId="3">
    <w:abstractNumId w:val="14"/>
  </w:num>
  <w:num w:numId="4">
    <w:abstractNumId w:val="3"/>
  </w:num>
  <w:num w:numId="5">
    <w:abstractNumId w:val="18"/>
  </w:num>
  <w:num w:numId="6">
    <w:abstractNumId w:val="16"/>
  </w:num>
  <w:num w:numId="7">
    <w:abstractNumId w:val="1"/>
  </w:num>
  <w:num w:numId="8">
    <w:abstractNumId w:val="6"/>
  </w:num>
  <w:num w:numId="9">
    <w:abstractNumId w:val="7"/>
  </w:num>
  <w:num w:numId="10">
    <w:abstractNumId w:val="17"/>
  </w:num>
  <w:num w:numId="11">
    <w:abstractNumId w:val="20"/>
  </w:num>
  <w:num w:numId="12">
    <w:abstractNumId w:val="4"/>
  </w:num>
  <w:num w:numId="13">
    <w:abstractNumId w:val="2"/>
  </w:num>
  <w:num w:numId="14">
    <w:abstractNumId w:val="8"/>
  </w:num>
  <w:num w:numId="15">
    <w:abstractNumId w:val="8"/>
    <w:lvlOverride w:ilvl="1">
      <w:lvl w:ilvl="1">
        <w:numFmt w:val="lowerLetter"/>
        <w:lvlText w:val="%2."/>
        <w:lvlJc w:val="left"/>
      </w:lvl>
    </w:lvlOverride>
  </w:num>
  <w:num w:numId="16">
    <w:abstractNumId w:val="8"/>
    <w:lvlOverride w:ilvl="1">
      <w:lvl w:ilvl="1">
        <w:numFmt w:val="lowerLetter"/>
        <w:lvlText w:val="%2."/>
        <w:lvlJc w:val="left"/>
      </w:lvl>
    </w:lvlOverride>
  </w:num>
  <w:num w:numId="17">
    <w:abstractNumId w:val="8"/>
    <w:lvlOverride w:ilvl="1">
      <w:lvl w:ilvl="1">
        <w:numFmt w:val="lowerLetter"/>
        <w:lvlText w:val="%2."/>
        <w:lvlJc w:val="left"/>
      </w:lvl>
    </w:lvlOverride>
  </w:num>
  <w:num w:numId="18">
    <w:abstractNumId w:val="8"/>
    <w:lvlOverride w:ilvl="1">
      <w:lvl w:ilvl="1">
        <w:numFmt w:val="lowerLetter"/>
        <w:lvlText w:val="%2."/>
        <w:lvlJc w:val="left"/>
      </w:lvl>
    </w:lvlOverride>
    <w:lvlOverride w:ilvl="2">
      <w:lvl w:ilvl="2">
        <w:numFmt w:val="lowerRoman"/>
        <w:lvlText w:val="%3."/>
        <w:lvlJc w:val="right"/>
      </w:lvl>
    </w:lvlOverride>
  </w:num>
  <w:num w:numId="19">
    <w:abstractNumId w:val="8"/>
    <w:lvlOverride w:ilvl="1">
      <w:lvl w:ilvl="1">
        <w:numFmt w:val="lowerLetter"/>
        <w:lvlText w:val="%2."/>
        <w:lvlJc w:val="left"/>
      </w:lvl>
    </w:lvlOverride>
    <w:lvlOverride w:ilvl="2">
      <w:lvl w:ilvl="2">
        <w:numFmt w:val="lowerRoman"/>
        <w:lvlText w:val="%3."/>
        <w:lvlJc w:val="right"/>
      </w:lvl>
    </w:lvlOverride>
  </w:num>
  <w:num w:numId="20">
    <w:abstractNumId w:val="8"/>
    <w:lvlOverride w:ilvl="1">
      <w:lvl w:ilvl="1">
        <w:numFmt w:val="lowerLetter"/>
        <w:lvlText w:val="%2."/>
        <w:lvlJc w:val="left"/>
      </w:lvl>
    </w:lvlOverride>
    <w:lvlOverride w:ilvl="2">
      <w:lvl w:ilvl="2">
        <w:numFmt w:val="lowerRoman"/>
        <w:lvlText w:val="%3."/>
        <w:lvlJc w:val="right"/>
      </w:lvl>
    </w:lvlOverride>
    <w:lvlOverride w:ilvl="4">
      <w:lvl w:ilvl="4">
        <w:numFmt w:val="lowerLetter"/>
        <w:lvlText w:val="%5."/>
        <w:lvlJc w:val="left"/>
      </w:lvl>
    </w:lvlOverride>
  </w:num>
  <w:num w:numId="21">
    <w:abstractNumId w:val="8"/>
    <w:lvlOverride w:ilvl="1">
      <w:lvl w:ilvl="1">
        <w:numFmt w:val="lowerLetter"/>
        <w:lvlText w:val="%2."/>
        <w:lvlJc w:val="left"/>
      </w:lvl>
    </w:lvlOverride>
    <w:lvlOverride w:ilvl="2">
      <w:lvl w:ilvl="2">
        <w:numFmt w:val="lowerRoman"/>
        <w:lvlText w:val="%3."/>
        <w:lvlJc w:val="right"/>
      </w:lvl>
    </w:lvlOverride>
    <w:lvlOverride w:ilvl="4">
      <w:lvl w:ilvl="4">
        <w:numFmt w:val="lowerLetter"/>
        <w:lvlText w:val="%5."/>
        <w:lvlJc w:val="left"/>
      </w:lvl>
    </w:lvlOverride>
  </w:num>
  <w:num w:numId="22">
    <w:abstractNumId w:val="8"/>
    <w:lvlOverride w:ilvl="1">
      <w:lvl w:ilvl="1">
        <w:numFmt w:val="lowerLetter"/>
        <w:lvlText w:val="%2."/>
        <w:lvlJc w:val="left"/>
      </w:lvl>
    </w:lvlOverride>
    <w:lvlOverride w:ilvl="2">
      <w:lvl w:ilvl="2">
        <w:numFmt w:val="lowerRoman"/>
        <w:lvlText w:val="%3."/>
        <w:lvlJc w:val="right"/>
      </w:lvl>
    </w:lvlOverride>
    <w:lvlOverride w:ilvl="4">
      <w:lvl w:ilvl="4">
        <w:numFmt w:val="lowerLetter"/>
        <w:lvlText w:val="%5."/>
        <w:lvlJc w:val="left"/>
      </w:lvl>
    </w:lvlOverride>
  </w:num>
  <w:num w:numId="23">
    <w:abstractNumId w:val="8"/>
    <w:lvlOverride w:ilvl="1">
      <w:lvl w:ilvl="1">
        <w:numFmt w:val="lowerLetter"/>
        <w:lvlText w:val="%2."/>
        <w:lvlJc w:val="left"/>
      </w:lvl>
    </w:lvlOverride>
    <w:lvlOverride w:ilvl="2">
      <w:lvl w:ilvl="2">
        <w:numFmt w:val="lowerRoman"/>
        <w:lvlText w:val="%3."/>
        <w:lvlJc w:val="right"/>
      </w:lvl>
    </w:lvlOverride>
    <w:lvlOverride w:ilvl="4">
      <w:lvl w:ilvl="4">
        <w:numFmt w:val="lowerLetter"/>
        <w:lvlText w:val="%5."/>
        <w:lvlJc w:val="left"/>
      </w:lvl>
    </w:lvlOverride>
  </w:num>
  <w:num w:numId="24">
    <w:abstractNumId w:val="8"/>
    <w:lvlOverride w:ilvl="1">
      <w:lvl w:ilvl="1">
        <w:numFmt w:val="lowerLetter"/>
        <w:lvlText w:val="%2."/>
        <w:lvlJc w:val="left"/>
      </w:lvl>
    </w:lvlOverride>
    <w:lvlOverride w:ilvl="2">
      <w:lvl w:ilvl="2">
        <w:numFmt w:val="lowerRoman"/>
        <w:lvlText w:val="%3."/>
        <w:lvlJc w:val="right"/>
      </w:lvl>
    </w:lvlOverride>
    <w:lvlOverride w:ilvl="4">
      <w:lvl w:ilvl="4">
        <w:numFmt w:val="lowerLetter"/>
        <w:lvlText w:val="%5."/>
        <w:lvlJc w:val="left"/>
      </w:lvl>
    </w:lvlOverride>
  </w:num>
  <w:num w:numId="25">
    <w:abstractNumId w:val="21"/>
  </w:num>
  <w:num w:numId="26">
    <w:abstractNumId w:val="15"/>
  </w:num>
  <w:num w:numId="27">
    <w:abstractNumId w:val="11"/>
  </w:num>
  <w:num w:numId="28">
    <w:abstractNumId w:val="0"/>
  </w:num>
  <w:num w:numId="29">
    <w:abstractNumId w:val="13"/>
  </w:num>
  <w:num w:numId="30">
    <w:abstractNumId w:val="12"/>
  </w:num>
  <w:num w:numId="31">
    <w:abstractNumId w:val="19"/>
  </w:num>
  <w:num w:numId="32">
    <w:abstractNumId w:val="5"/>
  </w:num>
  <w:num w:numId="3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orsahi">
    <w15:presenceInfo w15:providerId="None" w15:userId="arorsahi"/>
  </w15:person>
  <w15:person w15:author="Travis Kemp">
    <w15:presenceInfo w15:providerId="Windows Live" w15:userId="779fe79b8b9077ff"/>
  </w15:person>
  <w15:person w15:author="Amber Soriano">
    <w15:presenceInfo w15:providerId="None" w15:userId="Amber Sori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2C5"/>
    <w:rsid w:val="000138C8"/>
    <w:rsid w:val="00017BF0"/>
    <w:rsid w:val="00042612"/>
    <w:rsid w:val="000576CC"/>
    <w:rsid w:val="00087050"/>
    <w:rsid w:val="00096EA4"/>
    <w:rsid w:val="00097AF8"/>
    <w:rsid w:val="000A1E80"/>
    <w:rsid w:val="000A31C3"/>
    <w:rsid w:val="000A3999"/>
    <w:rsid w:val="000B0A66"/>
    <w:rsid w:val="000C0074"/>
    <w:rsid w:val="000D7893"/>
    <w:rsid w:val="000E198E"/>
    <w:rsid w:val="000E1A11"/>
    <w:rsid w:val="00104365"/>
    <w:rsid w:val="00107511"/>
    <w:rsid w:val="0012312C"/>
    <w:rsid w:val="0013125D"/>
    <w:rsid w:val="00132477"/>
    <w:rsid w:val="00140DC4"/>
    <w:rsid w:val="001471AB"/>
    <w:rsid w:val="00161739"/>
    <w:rsid w:val="001842A7"/>
    <w:rsid w:val="001A6B18"/>
    <w:rsid w:val="001A70A7"/>
    <w:rsid w:val="001B019D"/>
    <w:rsid w:val="001B48D9"/>
    <w:rsid w:val="001D4000"/>
    <w:rsid w:val="001D46DF"/>
    <w:rsid w:val="001F1F03"/>
    <w:rsid w:val="001F7761"/>
    <w:rsid w:val="00222161"/>
    <w:rsid w:val="00225220"/>
    <w:rsid w:val="00225C5F"/>
    <w:rsid w:val="002364F3"/>
    <w:rsid w:val="00245F80"/>
    <w:rsid w:val="00254FD7"/>
    <w:rsid w:val="0028060E"/>
    <w:rsid w:val="0029442D"/>
    <w:rsid w:val="002B52B6"/>
    <w:rsid w:val="002C0941"/>
    <w:rsid w:val="002C537D"/>
    <w:rsid w:val="002D78A3"/>
    <w:rsid w:val="002E666C"/>
    <w:rsid w:val="00300B0E"/>
    <w:rsid w:val="00320B09"/>
    <w:rsid w:val="003256A9"/>
    <w:rsid w:val="00335E54"/>
    <w:rsid w:val="00341696"/>
    <w:rsid w:val="00344175"/>
    <w:rsid w:val="00354127"/>
    <w:rsid w:val="00354999"/>
    <w:rsid w:val="00356580"/>
    <w:rsid w:val="003A3407"/>
    <w:rsid w:val="003B13FE"/>
    <w:rsid w:val="003C1E50"/>
    <w:rsid w:val="003D1536"/>
    <w:rsid w:val="003E487C"/>
    <w:rsid w:val="00401F59"/>
    <w:rsid w:val="00404D4F"/>
    <w:rsid w:val="00415FAD"/>
    <w:rsid w:val="00421C0A"/>
    <w:rsid w:val="00427AE0"/>
    <w:rsid w:val="00442CB4"/>
    <w:rsid w:val="00446D1E"/>
    <w:rsid w:val="004549E9"/>
    <w:rsid w:val="00467A96"/>
    <w:rsid w:val="004862F7"/>
    <w:rsid w:val="00487A2E"/>
    <w:rsid w:val="00491BA4"/>
    <w:rsid w:val="004A5C4A"/>
    <w:rsid w:val="004B5EA4"/>
    <w:rsid w:val="004C03AB"/>
    <w:rsid w:val="004D4CEF"/>
    <w:rsid w:val="004D6473"/>
    <w:rsid w:val="004E1563"/>
    <w:rsid w:val="004F0607"/>
    <w:rsid w:val="00500BFE"/>
    <w:rsid w:val="005101FD"/>
    <w:rsid w:val="005141F0"/>
    <w:rsid w:val="00520B50"/>
    <w:rsid w:val="005277CF"/>
    <w:rsid w:val="00533324"/>
    <w:rsid w:val="00535E68"/>
    <w:rsid w:val="00537AA5"/>
    <w:rsid w:val="00563C44"/>
    <w:rsid w:val="00577650"/>
    <w:rsid w:val="00581186"/>
    <w:rsid w:val="00591F3A"/>
    <w:rsid w:val="005D0976"/>
    <w:rsid w:val="005D4922"/>
    <w:rsid w:val="005E6A16"/>
    <w:rsid w:val="005E78A5"/>
    <w:rsid w:val="006172E3"/>
    <w:rsid w:val="00622E64"/>
    <w:rsid w:val="00627F64"/>
    <w:rsid w:val="006305E6"/>
    <w:rsid w:val="00630C54"/>
    <w:rsid w:val="00644160"/>
    <w:rsid w:val="00651579"/>
    <w:rsid w:val="0069280C"/>
    <w:rsid w:val="006A27C5"/>
    <w:rsid w:val="006A2CD4"/>
    <w:rsid w:val="006D36D2"/>
    <w:rsid w:val="006D4D37"/>
    <w:rsid w:val="006E141D"/>
    <w:rsid w:val="006F6323"/>
    <w:rsid w:val="006F6A19"/>
    <w:rsid w:val="006F6C1E"/>
    <w:rsid w:val="006F7728"/>
    <w:rsid w:val="00701A7D"/>
    <w:rsid w:val="00706B4D"/>
    <w:rsid w:val="007532A3"/>
    <w:rsid w:val="00764401"/>
    <w:rsid w:val="00766E0D"/>
    <w:rsid w:val="00772E6E"/>
    <w:rsid w:val="00797D7A"/>
    <w:rsid w:val="007B5506"/>
    <w:rsid w:val="007C6C85"/>
    <w:rsid w:val="007D07F5"/>
    <w:rsid w:val="007D3FAF"/>
    <w:rsid w:val="007D47FD"/>
    <w:rsid w:val="007E0378"/>
    <w:rsid w:val="007E1C13"/>
    <w:rsid w:val="007E3D8F"/>
    <w:rsid w:val="007E6E0E"/>
    <w:rsid w:val="008052BE"/>
    <w:rsid w:val="00805992"/>
    <w:rsid w:val="00811015"/>
    <w:rsid w:val="00842D6D"/>
    <w:rsid w:val="00851862"/>
    <w:rsid w:val="0085723E"/>
    <w:rsid w:val="008619E3"/>
    <w:rsid w:val="008622C5"/>
    <w:rsid w:val="00877BD5"/>
    <w:rsid w:val="00887A21"/>
    <w:rsid w:val="00890649"/>
    <w:rsid w:val="0089333C"/>
    <w:rsid w:val="008A1DE5"/>
    <w:rsid w:val="008A4CB0"/>
    <w:rsid w:val="008C61C3"/>
    <w:rsid w:val="008C75DA"/>
    <w:rsid w:val="008D3959"/>
    <w:rsid w:val="008E36CC"/>
    <w:rsid w:val="008E59FE"/>
    <w:rsid w:val="00914121"/>
    <w:rsid w:val="00914BC5"/>
    <w:rsid w:val="00916FCD"/>
    <w:rsid w:val="00943B5A"/>
    <w:rsid w:val="009453D0"/>
    <w:rsid w:val="009548C6"/>
    <w:rsid w:val="00955608"/>
    <w:rsid w:val="00971BB9"/>
    <w:rsid w:val="00987496"/>
    <w:rsid w:val="00990376"/>
    <w:rsid w:val="009A1F24"/>
    <w:rsid w:val="00A07B05"/>
    <w:rsid w:val="00A1168C"/>
    <w:rsid w:val="00A27056"/>
    <w:rsid w:val="00A27BD1"/>
    <w:rsid w:val="00A31407"/>
    <w:rsid w:val="00A34FC8"/>
    <w:rsid w:val="00A35BEB"/>
    <w:rsid w:val="00A45386"/>
    <w:rsid w:val="00A55315"/>
    <w:rsid w:val="00A60988"/>
    <w:rsid w:val="00A820E4"/>
    <w:rsid w:val="00A952B8"/>
    <w:rsid w:val="00AA21A4"/>
    <w:rsid w:val="00AA7C21"/>
    <w:rsid w:val="00AC7143"/>
    <w:rsid w:val="00AF2BAE"/>
    <w:rsid w:val="00AF3171"/>
    <w:rsid w:val="00B009F3"/>
    <w:rsid w:val="00B17974"/>
    <w:rsid w:val="00B26F73"/>
    <w:rsid w:val="00B30512"/>
    <w:rsid w:val="00B662A7"/>
    <w:rsid w:val="00B72B5D"/>
    <w:rsid w:val="00BB11E4"/>
    <w:rsid w:val="00BB1DC5"/>
    <w:rsid w:val="00BC5EE2"/>
    <w:rsid w:val="00BD16BF"/>
    <w:rsid w:val="00BE1F1D"/>
    <w:rsid w:val="00BE3EE1"/>
    <w:rsid w:val="00BF0F40"/>
    <w:rsid w:val="00BF60B8"/>
    <w:rsid w:val="00BF620F"/>
    <w:rsid w:val="00C045A6"/>
    <w:rsid w:val="00C21781"/>
    <w:rsid w:val="00C375FD"/>
    <w:rsid w:val="00C41C31"/>
    <w:rsid w:val="00C510DE"/>
    <w:rsid w:val="00C60631"/>
    <w:rsid w:val="00C6189C"/>
    <w:rsid w:val="00C73E3A"/>
    <w:rsid w:val="00CC3B18"/>
    <w:rsid w:val="00CD16F6"/>
    <w:rsid w:val="00CE1318"/>
    <w:rsid w:val="00CF2CEC"/>
    <w:rsid w:val="00D164A3"/>
    <w:rsid w:val="00D17394"/>
    <w:rsid w:val="00D20AFC"/>
    <w:rsid w:val="00D345FB"/>
    <w:rsid w:val="00D4259B"/>
    <w:rsid w:val="00D42FB1"/>
    <w:rsid w:val="00D46E89"/>
    <w:rsid w:val="00D540A5"/>
    <w:rsid w:val="00D62CD6"/>
    <w:rsid w:val="00D70E1C"/>
    <w:rsid w:val="00D75251"/>
    <w:rsid w:val="00DA2B9E"/>
    <w:rsid w:val="00DA2D9E"/>
    <w:rsid w:val="00DC7B76"/>
    <w:rsid w:val="00DD6844"/>
    <w:rsid w:val="00DF5BB1"/>
    <w:rsid w:val="00E13126"/>
    <w:rsid w:val="00E17F8C"/>
    <w:rsid w:val="00E57F56"/>
    <w:rsid w:val="00E65B68"/>
    <w:rsid w:val="00E6747B"/>
    <w:rsid w:val="00E919EB"/>
    <w:rsid w:val="00E97792"/>
    <w:rsid w:val="00EA1FC9"/>
    <w:rsid w:val="00EA33AA"/>
    <w:rsid w:val="00EB632F"/>
    <w:rsid w:val="00ED29B4"/>
    <w:rsid w:val="00EE7405"/>
    <w:rsid w:val="00EF229D"/>
    <w:rsid w:val="00EF6406"/>
    <w:rsid w:val="00F020DC"/>
    <w:rsid w:val="00F06285"/>
    <w:rsid w:val="00F35835"/>
    <w:rsid w:val="00F3595D"/>
    <w:rsid w:val="00F370B9"/>
    <w:rsid w:val="00F61C40"/>
    <w:rsid w:val="00F6490F"/>
    <w:rsid w:val="00F64E5E"/>
    <w:rsid w:val="00F774C0"/>
    <w:rsid w:val="00F85DEB"/>
    <w:rsid w:val="00F93104"/>
    <w:rsid w:val="00FA0841"/>
    <w:rsid w:val="00FC6F8F"/>
    <w:rsid w:val="00FD4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56618"/>
  <w15:docId w15:val="{9122161F-CF74-41FD-B65A-BBC862F02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D17394"/>
    <w:pPr>
      <w:spacing w:after="0" w:line="240" w:lineRule="auto"/>
    </w:pPr>
    <w:rPr>
      <w:rFonts w:eastAsia="Times New Roman" w:cs="Times New Roman"/>
      <w:sz w:val="24"/>
      <w:szCs w:val="20"/>
    </w:rPr>
  </w:style>
  <w:style w:type="paragraph" w:styleId="Heading1">
    <w:name w:val="heading 1"/>
    <w:basedOn w:val="Normal"/>
    <w:next w:val="Normal"/>
    <w:link w:val="Heading1Char"/>
    <w:uiPriority w:val="9"/>
    <w:qFormat/>
    <w:rsid w:val="006A2CD4"/>
    <w:pPr>
      <w:keepNext/>
      <w:keepLines/>
      <w:spacing w:before="24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14BC5"/>
    <w:pPr>
      <w:keepNext/>
      <w:keepLines/>
      <w:spacing w:before="40"/>
      <w:outlineLvl w:val="1"/>
    </w:pPr>
    <w:rPr>
      <w:rFonts w:ascii="Calibri" w:eastAsiaTheme="majorEastAsia" w:hAnsi="Calibri" w:cstheme="majorBidi"/>
      <w:szCs w:val="26"/>
    </w:rPr>
  </w:style>
  <w:style w:type="paragraph" w:styleId="Heading3">
    <w:name w:val="heading 3"/>
    <w:basedOn w:val="Normal"/>
    <w:next w:val="Normal"/>
    <w:link w:val="Heading3Char"/>
    <w:uiPriority w:val="9"/>
    <w:unhideWhenUsed/>
    <w:qFormat/>
    <w:rsid w:val="00914BC5"/>
    <w:pPr>
      <w:keepNext/>
      <w:keepLines/>
      <w:spacing w:before="40"/>
      <w:outlineLvl w:val="2"/>
    </w:pPr>
    <w:rPr>
      <w:rFonts w:eastAsiaTheme="majorEastAsia" w:cstheme="majorBidi"/>
      <w:color w:val="A6A6A6" w:themeColor="background1" w:themeShade="A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8622C5"/>
    <w:pPr>
      <w:tabs>
        <w:tab w:val="center" w:pos="4320"/>
        <w:tab w:val="right" w:pos="8640"/>
      </w:tabs>
    </w:pPr>
  </w:style>
  <w:style w:type="character" w:customStyle="1" w:styleId="FooterChar">
    <w:name w:val="Footer Char"/>
    <w:basedOn w:val="DefaultParagraphFont"/>
    <w:link w:val="Footer"/>
    <w:rsid w:val="008622C5"/>
    <w:rPr>
      <w:rFonts w:ascii="Times New Roman" w:eastAsia="Times New Roman" w:hAnsi="Times New Roman" w:cs="Times New Roman"/>
      <w:sz w:val="24"/>
      <w:szCs w:val="20"/>
    </w:rPr>
  </w:style>
  <w:style w:type="character" w:styleId="PageNumber">
    <w:name w:val="page number"/>
    <w:basedOn w:val="DefaultParagraphFont"/>
    <w:rsid w:val="008622C5"/>
  </w:style>
  <w:style w:type="paragraph" w:styleId="BodyTextIndent">
    <w:name w:val="Body Text Indent"/>
    <w:basedOn w:val="Normal"/>
    <w:link w:val="BodyTextIndentChar"/>
    <w:rsid w:val="008622C5"/>
    <w:pPr>
      <w:jc w:val="both"/>
    </w:pPr>
    <w:rPr>
      <w:rFonts w:ascii="Bookman Old Style" w:hAnsi="Bookman Old Style"/>
      <w:sz w:val="20"/>
      <w:u w:val="single"/>
    </w:rPr>
  </w:style>
  <w:style w:type="character" w:customStyle="1" w:styleId="BodyTextIndentChar">
    <w:name w:val="Body Text Indent Char"/>
    <w:basedOn w:val="DefaultParagraphFont"/>
    <w:link w:val="BodyTextIndent"/>
    <w:rsid w:val="008622C5"/>
    <w:rPr>
      <w:rFonts w:ascii="Bookman Old Style" w:eastAsia="Times New Roman" w:hAnsi="Bookman Old Style" w:cs="Times New Roman"/>
      <w:sz w:val="20"/>
      <w:szCs w:val="20"/>
      <w:u w:val="single"/>
    </w:rPr>
  </w:style>
  <w:style w:type="paragraph" w:styleId="Header">
    <w:name w:val="header"/>
    <w:basedOn w:val="Normal"/>
    <w:link w:val="HeaderChar"/>
    <w:rsid w:val="008622C5"/>
    <w:pPr>
      <w:tabs>
        <w:tab w:val="center" w:pos="4320"/>
        <w:tab w:val="right" w:pos="8640"/>
      </w:tabs>
    </w:pPr>
  </w:style>
  <w:style w:type="character" w:customStyle="1" w:styleId="HeaderChar">
    <w:name w:val="Header Char"/>
    <w:basedOn w:val="DefaultParagraphFont"/>
    <w:link w:val="Header"/>
    <w:rsid w:val="008622C5"/>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8622C5"/>
    <w:rPr>
      <w:rFonts w:ascii="Tahoma" w:hAnsi="Tahoma" w:cs="Tahoma"/>
      <w:sz w:val="16"/>
      <w:szCs w:val="16"/>
    </w:rPr>
  </w:style>
  <w:style w:type="character" w:customStyle="1" w:styleId="BalloonTextChar">
    <w:name w:val="Balloon Text Char"/>
    <w:basedOn w:val="DefaultParagraphFont"/>
    <w:link w:val="BalloonText"/>
    <w:uiPriority w:val="99"/>
    <w:semiHidden/>
    <w:rsid w:val="008622C5"/>
    <w:rPr>
      <w:rFonts w:ascii="Tahoma" w:eastAsia="Times New Roman" w:hAnsi="Tahoma" w:cs="Tahoma"/>
      <w:sz w:val="16"/>
      <w:szCs w:val="16"/>
    </w:rPr>
  </w:style>
  <w:style w:type="paragraph" w:styleId="ListParagraph">
    <w:name w:val="List Paragraph"/>
    <w:basedOn w:val="Normal"/>
    <w:uiPriority w:val="34"/>
    <w:qFormat/>
    <w:rsid w:val="001A6B18"/>
    <w:pPr>
      <w:spacing w:after="200" w:line="276" w:lineRule="auto"/>
      <w:ind w:left="720"/>
      <w:contextualSpacing/>
    </w:pPr>
    <w:rPr>
      <w:rFonts w:ascii="Calibri" w:eastAsia="Calibri" w:hAnsi="Calibri"/>
      <w:sz w:val="22"/>
      <w:szCs w:val="22"/>
    </w:rPr>
  </w:style>
  <w:style w:type="character" w:styleId="Hyperlink">
    <w:name w:val="Hyperlink"/>
    <w:basedOn w:val="DefaultParagraphFont"/>
    <w:uiPriority w:val="99"/>
    <w:unhideWhenUsed/>
    <w:rsid w:val="001B48D9"/>
    <w:rPr>
      <w:color w:val="0000FF" w:themeColor="hyperlink"/>
      <w:u w:val="single"/>
    </w:rPr>
  </w:style>
  <w:style w:type="character" w:customStyle="1" w:styleId="UnresolvedMention1">
    <w:name w:val="Unresolved Mention1"/>
    <w:basedOn w:val="DefaultParagraphFont"/>
    <w:uiPriority w:val="99"/>
    <w:semiHidden/>
    <w:unhideWhenUsed/>
    <w:rsid w:val="001B48D9"/>
    <w:rPr>
      <w:color w:val="808080"/>
      <w:shd w:val="clear" w:color="auto" w:fill="E6E6E6"/>
    </w:rPr>
  </w:style>
  <w:style w:type="character" w:styleId="FollowedHyperlink">
    <w:name w:val="FollowedHyperlink"/>
    <w:basedOn w:val="DefaultParagraphFont"/>
    <w:uiPriority w:val="99"/>
    <w:semiHidden/>
    <w:unhideWhenUsed/>
    <w:rsid w:val="00F85DEB"/>
    <w:rPr>
      <w:color w:val="800080" w:themeColor="followedHyperlink"/>
      <w:u w:val="single"/>
    </w:rPr>
  </w:style>
  <w:style w:type="paragraph" w:styleId="NormalWeb">
    <w:name w:val="Normal (Web)"/>
    <w:basedOn w:val="Normal"/>
    <w:uiPriority w:val="99"/>
    <w:unhideWhenUsed/>
    <w:rsid w:val="006A2CD4"/>
    <w:pPr>
      <w:spacing w:before="100" w:beforeAutospacing="1" w:after="100" w:afterAutospacing="1"/>
    </w:pPr>
    <w:rPr>
      <w:szCs w:val="24"/>
    </w:rPr>
  </w:style>
  <w:style w:type="character" w:customStyle="1" w:styleId="Heading1Char">
    <w:name w:val="Heading 1 Char"/>
    <w:basedOn w:val="DefaultParagraphFont"/>
    <w:link w:val="Heading1"/>
    <w:uiPriority w:val="9"/>
    <w:rsid w:val="006A2CD4"/>
    <w:rPr>
      <w:rFonts w:eastAsiaTheme="majorEastAsia" w:cstheme="majorBidi"/>
      <w:color w:val="365F91" w:themeColor="accent1" w:themeShade="BF"/>
      <w:sz w:val="32"/>
      <w:szCs w:val="32"/>
    </w:rPr>
  </w:style>
  <w:style w:type="paragraph" w:styleId="Subtitle">
    <w:name w:val="Subtitle"/>
    <w:basedOn w:val="Normal"/>
    <w:next w:val="Normal"/>
    <w:link w:val="SubtitleChar"/>
    <w:uiPriority w:val="11"/>
    <w:qFormat/>
    <w:rsid w:val="006A2CD4"/>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A2CD4"/>
    <w:rPr>
      <w:rFonts w:eastAsiaTheme="minorEastAsia"/>
      <w:color w:val="5A5A5A" w:themeColor="text1" w:themeTint="A5"/>
      <w:spacing w:val="15"/>
    </w:rPr>
  </w:style>
  <w:style w:type="paragraph" w:styleId="TOCHeading">
    <w:name w:val="TOC Heading"/>
    <w:basedOn w:val="Heading1"/>
    <w:next w:val="Normal"/>
    <w:uiPriority w:val="39"/>
    <w:unhideWhenUsed/>
    <w:qFormat/>
    <w:rsid w:val="00914BC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914BC5"/>
    <w:pPr>
      <w:spacing w:after="100"/>
    </w:pPr>
    <w:rPr>
      <w:b/>
    </w:rPr>
  </w:style>
  <w:style w:type="character" w:customStyle="1" w:styleId="Heading2Char">
    <w:name w:val="Heading 2 Char"/>
    <w:basedOn w:val="DefaultParagraphFont"/>
    <w:link w:val="Heading2"/>
    <w:uiPriority w:val="9"/>
    <w:rsid w:val="00914BC5"/>
    <w:rPr>
      <w:rFonts w:ascii="Calibri" w:eastAsiaTheme="majorEastAsia" w:hAnsi="Calibri" w:cstheme="majorBidi"/>
      <w:sz w:val="24"/>
      <w:szCs w:val="26"/>
    </w:rPr>
  </w:style>
  <w:style w:type="character" w:customStyle="1" w:styleId="Heading3Char">
    <w:name w:val="Heading 3 Char"/>
    <w:basedOn w:val="DefaultParagraphFont"/>
    <w:link w:val="Heading3"/>
    <w:uiPriority w:val="9"/>
    <w:rsid w:val="00914BC5"/>
    <w:rPr>
      <w:rFonts w:eastAsiaTheme="majorEastAsia" w:cstheme="majorBidi"/>
      <w:color w:val="A6A6A6" w:themeColor="background1" w:themeShade="A6"/>
      <w:sz w:val="24"/>
      <w:szCs w:val="24"/>
    </w:rPr>
  </w:style>
  <w:style w:type="paragraph" w:styleId="TOC2">
    <w:name w:val="toc 2"/>
    <w:basedOn w:val="Heading2"/>
    <w:next w:val="Normal"/>
    <w:autoRedefine/>
    <w:uiPriority w:val="39"/>
    <w:unhideWhenUsed/>
    <w:rsid w:val="003256A9"/>
    <w:pPr>
      <w:tabs>
        <w:tab w:val="right" w:leader="dot" w:pos="8630"/>
      </w:tabs>
      <w:spacing w:after="100"/>
    </w:pPr>
  </w:style>
  <w:style w:type="paragraph" w:styleId="TOC3">
    <w:name w:val="toc 3"/>
    <w:basedOn w:val="Normal"/>
    <w:next w:val="Normal"/>
    <w:autoRedefine/>
    <w:uiPriority w:val="39"/>
    <w:unhideWhenUsed/>
    <w:rsid w:val="00914BC5"/>
    <w:pPr>
      <w:spacing w:after="100"/>
      <w:ind w:left="720"/>
    </w:pPr>
    <w:rPr>
      <w:rFonts w:ascii="Calibri" w:hAnsi="Calibri"/>
      <w:color w:val="808080" w:themeColor="background1" w:themeShade="80"/>
      <w:sz w:val="22"/>
    </w:rPr>
  </w:style>
  <w:style w:type="character" w:styleId="CommentReference">
    <w:name w:val="annotation reference"/>
    <w:basedOn w:val="DefaultParagraphFont"/>
    <w:uiPriority w:val="99"/>
    <w:semiHidden/>
    <w:unhideWhenUsed/>
    <w:rsid w:val="007E0378"/>
    <w:rPr>
      <w:sz w:val="18"/>
      <w:szCs w:val="18"/>
    </w:rPr>
  </w:style>
  <w:style w:type="paragraph" w:styleId="CommentText">
    <w:name w:val="annotation text"/>
    <w:basedOn w:val="Normal"/>
    <w:link w:val="CommentTextChar"/>
    <w:uiPriority w:val="99"/>
    <w:semiHidden/>
    <w:unhideWhenUsed/>
    <w:rsid w:val="007E0378"/>
    <w:rPr>
      <w:szCs w:val="24"/>
    </w:rPr>
  </w:style>
  <w:style w:type="character" w:customStyle="1" w:styleId="CommentTextChar">
    <w:name w:val="Comment Text Char"/>
    <w:basedOn w:val="DefaultParagraphFont"/>
    <w:link w:val="CommentText"/>
    <w:uiPriority w:val="99"/>
    <w:semiHidden/>
    <w:rsid w:val="007E0378"/>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7E0378"/>
    <w:rPr>
      <w:b/>
      <w:bCs/>
      <w:sz w:val="20"/>
      <w:szCs w:val="20"/>
    </w:rPr>
  </w:style>
  <w:style w:type="character" w:customStyle="1" w:styleId="CommentSubjectChar">
    <w:name w:val="Comment Subject Char"/>
    <w:basedOn w:val="CommentTextChar"/>
    <w:link w:val="CommentSubject"/>
    <w:uiPriority w:val="99"/>
    <w:semiHidden/>
    <w:rsid w:val="007E0378"/>
    <w:rPr>
      <w:rFonts w:ascii="Times New Roman" w:eastAsia="Times New Roman" w:hAnsi="Times New Roman" w:cs="Times New Roman"/>
      <w:b/>
      <w:bCs/>
      <w:sz w:val="20"/>
      <w:szCs w:val="20"/>
    </w:rPr>
  </w:style>
  <w:style w:type="paragraph" w:styleId="Revision">
    <w:name w:val="Revision"/>
    <w:hidden/>
    <w:uiPriority w:val="99"/>
    <w:semiHidden/>
    <w:rsid w:val="00766E0D"/>
    <w:pPr>
      <w:spacing w:after="0" w:line="240" w:lineRule="auto"/>
    </w:pPr>
    <w:rPr>
      <w:rFonts w:ascii="Times New Roman" w:eastAsia="Times New Roman" w:hAnsi="Times New Roman" w:cs="Times New Roman"/>
      <w:sz w:val="24"/>
      <w:szCs w:val="20"/>
    </w:rPr>
  </w:style>
  <w:style w:type="paragraph" w:styleId="DocumentMap">
    <w:name w:val="Document Map"/>
    <w:basedOn w:val="Normal"/>
    <w:link w:val="DocumentMapChar"/>
    <w:uiPriority w:val="99"/>
    <w:semiHidden/>
    <w:unhideWhenUsed/>
    <w:rsid w:val="00766E0D"/>
    <w:rPr>
      <w:szCs w:val="24"/>
    </w:rPr>
  </w:style>
  <w:style w:type="character" w:customStyle="1" w:styleId="DocumentMapChar">
    <w:name w:val="Document Map Char"/>
    <w:basedOn w:val="DefaultParagraphFont"/>
    <w:link w:val="DocumentMap"/>
    <w:uiPriority w:val="99"/>
    <w:semiHidden/>
    <w:rsid w:val="00766E0D"/>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B662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573363">
      <w:bodyDiv w:val="1"/>
      <w:marLeft w:val="0"/>
      <w:marRight w:val="0"/>
      <w:marTop w:val="0"/>
      <w:marBottom w:val="0"/>
      <w:divBdr>
        <w:top w:val="none" w:sz="0" w:space="0" w:color="auto"/>
        <w:left w:val="none" w:sz="0" w:space="0" w:color="auto"/>
        <w:bottom w:val="none" w:sz="0" w:space="0" w:color="auto"/>
        <w:right w:val="none" w:sz="0" w:space="0" w:color="auto"/>
      </w:divBdr>
    </w:div>
    <w:div w:id="508376913">
      <w:bodyDiv w:val="1"/>
      <w:marLeft w:val="0"/>
      <w:marRight w:val="0"/>
      <w:marTop w:val="0"/>
      <w:marBottom w:val="0"/>
      <w:divBdr>
        <w:top w:val="none" w:sz="0" w:space="0" w:color="auto"/>
        <w:left w:val="none" w:sz="0" w:space="0" w:color="auto"/>
        <w:bottom w:val="none" w:sz="0" w:space="0" w:color="auto"/>
        <w:right w:val="none" w:sz="0" w:space="0" w:color="auto"/>
      </w:divBdr>
    </w:div>
    <w:div w:id="511142642">
      <w:bodyDiv w:val="1"/>
      <w:marLeft w:val="0"/>
      <w:marRight w:val="0"/>
      <w:marTop w:val="0"/>
      <w:marBottom w:val="0"/>
      <w:divBdr>
        <w:top w:val="none" w:sz="0" w:space="0" w:color="auto"/>
        <w:left w:val="none" w:sz="0" w:space="0" w:color="auto"/>
        <w:bottom w:val="none" w:sz="0" w:space="0" w:color="auto"/>
        <w:right w:val="none" w:sz="0" w:space="0" w:color="auto"/>
      </w:divBdr>
    </w:div>
    <w:div w:id="671491003">
      <w:bodyDiv w:val="1"/>
      <w:marLeft w:val="0"/>
      <w:marRight w:val="0"/>
      <w:marTop w:val="0"/>
      <w:marBottom w:val="0"/>
      <w:divBdr>
        <w:top w:val="none" w:sz="0" w:space="0" w:color="auto"/>
        <w:left w:val="none" w:sz="0" w:space="0" w:color="auto"/>
        <w:bottom w:val="none" w:sz="0" w:space="0" w:color="auto"/>
        <w:right w:val="none" w:sz="0" w:space="0" w:color="auto"/>
      </w:divBdr>
    </w:div>
    <w:div w:id="1389495683">
      <w:bodyDiv w:val="1"/>
      <w:marLeft w:val="0"/>
      <w:marRight w:val="0"/>
      <w:marTop w:val="0"/>
      <w:marBottom w:val="0"/>
      <w:divBdr>
        <w:top w:val="none" w:sz="0" w:space="0" w:color="auto"/>
        <w:left w:val="none" w:sz="0" w:space="0" w:color="auto"/>
        <w:bottom w:val="none" w:sz="0" w:space="0" w:color="auto"/>
        <w:right w:val="none" w:sz="0" w:space="0" w:color="auto"/>
      </w:divBdr>
    </w:div>
    <w:div w:id="1504466741">
      <w:bodyDiv w:val="1"/>
      <w:marLeft w:val="0"/>
      <w:marRight w:val="0"/>
      <w:marTop w:val="0"/>
      <w:marBottom w:val="0"/>
      <w:divBdr>
        <w:top w:val="none" w:sz="0" w:space="0" w:color="auto"/>
        <w:left w:val="none" w:sz="0" w:space="0" w:color="auto"/>
        <w:bottom w:val="none" w:sz="0" w:space="0" w:color="auto"/>
        <w:right w:val="none" w:sz="0" w:space="0" w:color="auto"/>
      </w:divBdr>
    </w:div>
    <w:div w:id="183495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Cin</b:Tag>
    <b:SourceType>InternetSite</b:SourceType>
    <b:Guid>{633DAF2D-1C7F-49AE-80D0-2BE61E64F2ED}</b:Guid>
    <b:Title>Contact Us</b:Title>
    <b:Author>
      <b:Author>
        <b:Corporate>Cinemark</b:Corporate>
      </b:Author>
    </b:Author>
    <b:InternetSiteTitle>Cinemark</b:InternetSiteTitle>
    <b:URL>https://cinemark.com/contact-us</b:URL>
    <b:RefOrder>2</b:RefOrder>
  </b:Source>
  <b:Source>
    <b:Tag>For17</b:Tag>
    <b:SourceType>InternetSite</b:SourceType>
    <b:Guid>{B69C90E4-3455-4C91-A6DA-22F6B32AA08C}</b:Guid>
    <b:Author>
      <b:Author>
        <b:Corporate>Fortune</b:Corporate>
      </b:Author>
    </b:Author>
    <b:Title>Fortune</b:Title>
    <b:InternetSiteTitle>Hollywood Summer Box Office Movie Stocks</b:InternetSiteTitle>
    <b:Year>2017</b:Year>
    <b:Month>August</b:Month>
    <b:Day>31</b:Day>
    <b:URL>http://fortune.com/2017/08/31/hollywood-summer-box-office-movie-stocks/</b:URL>
    <b:RefOrder>3</b:RefOrder>
  </b:Source>
  <b:Source>
    <b:Tag>Wis16</b:Tag>
    <b:SourceType>InternetSite</b:SourceType>
    <b:Guid>{4C74D622-7FA1-423B-810C-EA65D925CB1C}</b:Guid>
    <b:Author>
      <b:Author>
        <b:Corporate>Wistia</b:Corporate>
      </b:Author>
    </b:Author>
    <b:Title>How Long Should Your Next Video Be?</b:Title>
    <b:InternetSiteTitle>Wistia</b:InternetSiteTitle>
    <b:Year>2016</b:Year>
    <b:Month>July</b:Month>
    <b:Day>5</b:Day>
    <b:URL>https://wistia.com/blog/optimal-video-length</b:URL>
    <b:RefOrder>1</b:RefOrder>
  </b:Source>
</b:Sources>
</file>

<file path=customXml/itemProps1.xml><?xml version="1.0" encoding="utf-8"?>
<ds:datastoreItem xmlns:ds="http://schemas.openxmlformats.org/officeDocument/2006/customXml" ds:itemID="{D973A15E-DB3A-4363-A0BB-26F39F306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5071</Words>
  <Characters>28908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KEMP, TRAVIS</dc:creator>
  <cp:keywords/>
  <dc:description/>
  <cp:lastModifiedBy>arorsahi</cp:lastModifiedBy>
  <cp:revision>3</cp:revision>
  <cp:lastPrinted>2017-08-19T22:09:00Z</cp:lastPrinted>
  <dcterms:created xsi:type="dcterms:W3CDTF">2017-12-03T13:13:00Z</dcterms:created>
  <dcterms:modified xsi:type="dcterms:W3CDTF">2019-04-16T03:51:00Z</dcterms:modified>
</cp:coreProperties>
</file>